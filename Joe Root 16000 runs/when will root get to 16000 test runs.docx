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0EB7" w14:textId="55FCC2C9" w:rsidR="000C73FB" w:rsidRPr="004972B8" w:rsidRDefault="000C73FB" w:rsidP="00847881">
      <w:pPr>
        <w:pStyle w:val="NoSpacing"/>
        <w:jc w:val="both"/>
        <w:rPr>
          <w:b/>
          <w:bCs/>
        </w:rPr>
      </w:pPr>
      <w:del w:id="0" w:author="KARKI, Saral (CIMMYT-Nepal)" w:date="2025-10-31T13:17:00Z" w16du:dateUtc="2025-10-31T07:32:00Z">
        <w:r w:rsidRPr="004972B8" w:rsidDel="00251061">
          <w:rPr>
            <w:b/>
            <w:bCs/>
          </w:rPr>
          <w:delText>Introduction</w:delText>
        </w:r>
      </w:del>
      <w:r w:rsidR="00251061">
        <w:rPr>
          <w:b/>
          <w:bCs/>
        </w:rPr>
        <w:t>How many more Runs will Root get?</w:t>
      </w:r>
    </w:p>
    <w:p w14:paraId="597726D9" w14:textId="77777777" w:rsidR="0077684E" w:rsidRDefault="0077684E" w:rsidP="00847881">
      <w:pPr>
        <w:pStyle w:val="NoSpacing"/>
        <w:jc w:val="both"/>
      </w:pPr>
    </w:p>
    <w:p w14:paraId="46E88BE1" w14:textId="0FA74526" w:rsidR="0077684E" w:rsidDel="00B83751" w:rsidRDefault="0077684E" w:rsidP="00847881">
      <w:pPr>
        <w:pStyle w:val="NoSpacing"/>
        <w:jc w:val="both"/>
        <w:rPr>
          <w:del w:id="1" w:author="KARKI, Saral (CIMMYT-Nepal)" w:date="2025-10-31T13:10:00Z" w16du:dateUtc="2025-10-31T07:25:00Z"/>
        </w:rPr>
      </w:pPr>
      <w:r>
        <w:t xml:space="preserve">What makes </w:t>
      </w:r>
      <w:r w:rsidR="00B937B1">
        <w:t>some</w:t>
      </w:r>
      <w:r w:rsidR="00D216A6">
        <w:t>one</w:t>
      </w:r>
      <w:r w:rsidR="00B937B1">
        <w:t xml:space="preserve"> the </w:t>
      </w:r>
      <w:r>
        <w:t xml:space="preserve"> greatest test batsmen – </w:t>
      </w:r>
      <w:del w:id="2" w:author="KARKI, Saral (CIMMYT-Nepal)" w:date="2025-10-31T13:04:00Z" w16du:dateUtc="2025-10-31T07:19:00Z">
        <w:r w:rsidDel="00B83751">
          <w:delText xml:space="preserve">if it </w:delText>
        </w:r>
      </w:del>
      <w:r>
        <w:t>is</w:t>
      </w:r>
      <w:ins w:id="3" w:author="KARKI, Saral (CIMMYT-Nepal)" w:date="2025-10-31T13:04:00Z" w16du:dateUtc="2025-10-31T07:19:00Z">
        <w:r w:rsidR="00B83751">
          <w:t xml:space="preserve"> it</w:t>
        </w:r>
      </w:ins>
      <w:r>
        <w:t xml:space="preserve"> the number of test runs scored</w:t>
      </w:r>
      <w:ins w:id="4" w:author="KARKI, Saral (CIMMYT-Nepal)" w:date="2025-10-31T13:04:00Z" w16du:dateUtc="2025-10-31T07:19:00Z">
        <w:r w:rsidR="00B83751">
          <w:t>, or is it the average at which they do it, or is it the longetivity</w:t>
        </w:r>
      </w:ins>
      <w:r w:rsidR="00D216A6">
        <w:t xml:space="preserve">? </w:t>
      </w:r>
      <w:ins w:id="5" w:author="KARKI, Saral (CIMMYT-Nepal)" w:date="2025-10-31T13:04:00Z" w16du:dateUtc="2025-10-31T07:19:00Z">
        <w:r w:rsidR="00B83751">
          <w:t>Look</w:t>
        </w:r>
      </w:ins>
      <w:ins w:id="6" w:author="KARKI, Saral (CIMMYT-Nepal)" w:date="2025-10-31T13:05:00Z" w16du:dateUtc="2025-10-31T07:20:00Z">
        <w:r w:rsidR="00B83751">
          <w:t xml:space="preserve"> at any of these parameters and </w:t>
        </w:r>
      </w:ins>
      <w:del w:id="7" w:author="KARKI, Saral (CIMMYT-Nepal)" w:date="2025-10-31T13:04:00Z" w16du:dateUtc="2025-10-31T07:19:00Z">
        <w:r w:rsidDel="00B83751">
          <w:delText xml:space="preserve"> then </w:delText>
        </w:r>
      </w:del>
      <w:r>
        <w:t>Sachin Tendulkar is well and truly above the rest</w:t>
      </w:r>
      <w:ins w:id="8" w:author="KARKI, Saral (CIMMYT-Nepal)" w:date="2025-10-31T13:05:00Z" w16du:dateUtc="2025-10-31T07:20:00Z">
        <w:r w:rsidR="00B83751">
          <w:t xml:space="preserve">. A career that </w:t>
        </w:r>
      </w:ins>
      <w:del w:id="9" w:author="KARKI, Saral (CIMMYT-Nepal)" w:date="2025-10-31T13:05:00Z" w16du:dateUtc="2025-10-31T07:20:00Z">
        <w:r w:rsidDel="00B83751">
          <w:delText xml:space="preserve"> of the pile. If it is the longetivity then too Tendulkar is right up there with 200 tests and a career </w:delText>
        </w:r>
      </w:del>
      <w:r>
        <w:t xml:space="preserve">that spanned </w:t>
      </w:r>
      <w:r w:rsidR="00D216A6">
        <w:t xml:space="preserve"> </w:t>
      </w:r>
      <w:r>
        <w:t>24 years</w:t>
      </w:r>
      <w:ins w:id="10" w:author="KARKI, Saral (CIMMYT-Nepal)" w:date="2025-10-31T13:05:00Z" w16du:dateUtc="2025-10-31T07:20:00Z">
        <w:r w:rsidR="00B83751">
          <w:t>, 200 tests and 1595</w:t>
        </w:r>
      </w:ins>
      <w:ins w:id="11" w:author="KARKI, Saral (CIMMYT-Nepal)" w:date="2025-10-31T13:11:00Z" w16du:dateUtc="2025-10-31T07:26:00Z">
        <w:r w:rsidR="00251061">
          <w:t>6</w:t>
        </w:r>
      </w:ins>
      <w:ins w:id="12" w:author="KARKI, Saral (CIMMYT-Nepal)" w:date="2025-10-31T13:05:00Z" w16du:dateUtc="2025-10-31T07:20:00Z">
        <w:r w:rsidR="00B83751">
          <w:t xml:space="preserve"> test runs </w:t>
        </w:r>
      </w:ins>
      <w:ins w:id="13" w:author="KARKI, Saral (CIMMYT-Nepal)" w:date="2025-10-31T13:06:00Z" w16du:dateUtc="2025-10-31T07:21:00Z">
        <w:r w:rsidR="00B83751">
          <w:t xml:space="preserve">at an average of 50 </w:t>
        </w:r>
      </w:ins>
      <w:ins w:id="14" w:author="KARKI, Saral (CIMMYT-Nepal)" w:date="2025-10-31T13:05:00Z" w16du:dateUtc="2025-10-31T07:20:00Z">
        <w:r w:rsidR="00B83751">
          <w:t>has him o</w:t>
        </w:r>
      </w:ins>
      <w:ins w:id="15" w:author="KARKI, Saral (CIMMYT-Nepal)" w:date="2025-10-31T13:06:00Z" w16du:dateUtc="2025-10-31T07:21:00Z">
        <w:r w:rsidR="00B83751">
          <w:t>ne of the greatest test player</w:t>
        </w:r>
      </w:ins>
      <w:r>
        <w:t xml:space="preserve">. </w:t>
      </w:r>
      <w:del w:id="16" w:author="KARKI, Saral (CIMMYT-Nepal)" w:date="2025-10-31T13:06:00Z" w16du:dateUtc="2025-10-31T07:21:00Z">
        <w:r w:rsidDel="00B83751">
          <w:delText xml:space="preserve">When </w:delText>
        </w:r>
      </w:del>
      <w:ins w:id="17" w:author="KARKI, Saral (CIMMYT-Nepal)" w:date="2025-10-31T13:06:00Z" w16du:dateUtc="2025-10-31T07:21:00Z">
        <w:r w:rsidR="00B83751">
          <w:t xml:space="preserve">Then there are </w:t>
        </w:r>
      </w:ins>
      <w:del w:id="18" w:author="KARKI, Saral (CIMMYT-Nepal)" w:date="2025-10-31T13:06:00Z" w16du:dateUtc="2025-10-31T07:21:00Z">
        <w:r w:rsidDel="00B83751">
          <w:delText xml:space="preserve">we talk about the all times greats  </w:delText>
        </w:r>
      </w:del>
      <w:r>
        <w:t xml:space="preserve">the likes of Ricky Pointing, Kallis, Dravid who’ve all </w:t>
      </w:r>
      <w:ins w:id="19" w:author="KARKI, Saral (CIMMYT-Nepal)" w:date="2025-10-31T13:06:00Z" w16du:dateUtc="2025-10-31T07:21:00Z">
        <w:r w:rsidR="00B83751">
          <w:t xml:space="preserve"> played the game for years and </w:t>
        </w:r>
      </w:ins>
      <w:r>
        <w:t xml:space="preserve">amassed a lot of runs </w:t>
      </w:r>
      <w:del w:id="20" w:author="KARKI, Saral (CIMMYT-Nepal)" w:date="2025-10-31T13:06:00Z" w16du:dateUtc="2025-10-31T07:21:00Z">
        <w:r w:rsidDel="00B83751">
          <w:delText xml:space="preserve">over their test cricket and </w:delText>
        </w:r>
      </w:del>
      <w:r>
        <w:t>at a healthy average</w:t>
      </w:r>
      <w:ins w:id="21" w:author="KARKI, Saral (CIMMYT-Nepal)" w:date="2025-10-31T13:07:00Z" w16du:dateUtc="2025-10-31T07:22:00Z">
        <w:r w:rsidR="00B83751">
          <w:t xml:space="preserve">. None of these greats though have been in the conversation where we’d talk about if they could </w:t>
        </w:r>
      </w:ins>
      <w:ins w:id="22" w:author="KARKI, Saral (CIMMYT-Nepal)" w:date="2025-10-31T13:08:00Z" w16du:dateUtc="2025-10-31T07:23:00Z">
        <w:r w:rsidR="00B83751">
          <w:t xml:space="preserve">get ahead of total test runs scored by Tendularkar, until now.  </w:t>
        </w:r>
      </w:ins>
      <w:del w:id="23" w:author="KARKI, Saral (CIMMYT-Nepal)" w:date="2025-10-31T13:07:00Z" w16du:dateUtc="2025-10-31T07:22:00Z">
        <w:r w:rsidDel="00B83751">
          <w:delText xml:space="preserve"> </w:delText>
        </w:r>
      </w:del>
      <w:del w:id="24" w:author="KARKI, Saral (CIMMYT-Nepal)" w:date="2025-10-31T13:06:00Z" w16du:dateUtc="2025-10-31T07:21:00Z">
        <w:r w:rsidDel="00B83751">
          <w:delText xml:space="preserve">come into the picture. </w:delText>
        </w:r>
      </w:del>
      <w:del w:id="25" w:author="KARKI, Saral (CIMMYT-Nepal)" w:date="2025-10-30T13:42:00Z" w16du:dateUtc="2025-10-30T07:57:00Z">
        <w:r w:rsidDel="00C6063D">
          <w:delText>But over the last 1</w:delText>
        </w:r>
        <w:r w:rsidR="006F00C5" w:rsidDel="00C6063D">
          <w:delText>3</w:delText>
        </w:r>
        <w:r w:rsidDel="00C6063D">
          <w:delText xml:space="preserve"> years, </w:delText>
        </w:r>
      </w:del>
      <w:ins w:id="26" w:author="KARKI, Saral (CIMMYT-Nepal)" w:date="2025-10-30T13:42:00Z" w16du:dateUtc="2025-10-30T07:57:00Z">
        <w:r w:rsidR="00C6063D">
          <w:t>S</w:t>
        </w:r>
      </w:ins>
      <w:del w:id="27" w:author="KARKI, Saral (CIMMYT-Nepal)" w:date="2025-10-30T13:42:00Z" w16du:dateUtc="2025-10-30T07:57:00Z">
        <w:r w:rsidDel="00C6063D">
          <w:delText>s</w:delText>
        </w:r>
      </w:del>
      <w:r>
        <w:t>ince 201</w:t>
      </w:r>
      <w:r w:rsidR="006F00C5">
        <w:t>2</w:t>
      </w:r>
      <w:r>
        <w:t xml:space="preserve">, </w:t>
      </w:r>
      <w:del w:id="28" w:author="KARKI, Saral (CIMMYT-Nepal)" w:date="2025-10-30T13:43:00Z" w16du:dateUtc="2025-10-30T07:58:00Z">
        <w:r w:rsidDel="00C6063D">
          <w:delText>w</w:delText>
        </w:r>
      </w:del>
      <w:ins w:id="29" w:author="KARKI, Saral (CIMMYT-Nepal)" w:date="2025-10-30T13:43:00Z" w16du:dateUtc="2025-10-30T07:58:00Z">
        <w:r w:rsidR="00C6063D">
          <w:t>after</w:t>
        </w:r>
      </w:ins>
      <w:del w:id="30" w:author="KARKI, Saral (CIMMYT-Nepal)" w:date="2025-10-30T13:43:00Z" w16du:dateUtc="2025-10-30T07:58:00Z">
        <w:r w:rsidDel="00C6063D">
          <w:delText>e</w:delText>
        </w:r>
      </w:del>
      <w:r>
        <w:t xml:space="preserve"> </w:t>
      </w:r>
      <w:del w:id="31" w:author="KARKI, Saral (CIMMYT-Nepal)" w:date="2025-10-30T13:43:00Z" w16du:dateUtc="2025-10-30T07:58:00Z">
        <w:r w:rsidDel="00C6063D">
          <w:delText xml:space="preserve">have seen the rise of </w:delText>
        </w:r>
      </w:del>
      <w:r>
        <w:t>Joe Root</w:t>
      </w:r>
      <w:ins w:id="32" w:author="KARKI, Saral (CIMMYT-Nepal)" w:date="2025-10-30T13:43:00Z" w16du:dateUtc="2025-10-30T07:58:00Z">
        <w:r w:rsidR="00C6063D">
          <w:t>s</w:t>
        </w:r>
      </w:ins>
      <w:r>
        <w:t xml:space="preserve">, </w:t>
      </w:r>
      <w:del w:id="33" w:author="KARKI, Saral (CIMMYT-Nepal)" w:date="2025-10-30T13:43:00Z" w16du:dateUtc="2025-10-30T07:58:00Z">
        <w:r w:rsidDel="00C6063D">
          <w:delText xml:space="preserve">ever since he </w:delText>
        </w:r>
      </w:del>
      <w:r>
        <w:t>debut</w:t>
      </w:r>
      <w:del w:id="34" w:author="KARKI, Saral (CIMMYT-Nepal)" w:date="2025-10-30T13:43:00Z" w16du:dateUtc="2025-10-30T07:58:00Z">
        <w:r w:rsidDel="00C6063D">
          <w:delText>ed</w:delText>
        </w:r>
      </w:del>
      <w:r>
        <w:t xml:space="preserve"> against in India</w:t>
      </w:r>
      <w:r w:rsidR="00D216A6">
        <w:t xml:space="preserve"> </w:t>
      </w:r>
      <w:del w:id="35" w:author="KARKI, Saral (CIMMYT-Nepal)" w:date="2025-10-31T13:08:00Z" w16du:dateUtc="2025-10-31T07:23:00Z">
        <w:r w:rsidDel="00B83751">
          <w:delText>and struck a golorious 100 to annouce his arrival at test cricket</w:delText>
        </w:r>
      </w:del>
      <w:ins w:id="36" w:author="KARKI, Saral (CIMMYT-Nepal)" w:date="2025-10-30T13:43:00Z" w16du:dateUtc="2025-10-30T07:58:00Z">
        <w:r w:rsidR="00C6063D">
          <w:t>he’s been slowly a</w:t>
        </w:r>
      </w:ins>
      <w:ins w:id="37" w:author="KARKI, Saral (CIMMYT-Nepal)" w:date="2025-10-31T13:08:00Z" w16du:dateUtc="2025-10-31T07:23:00Z">
        <w:r w:rsidR="00B83751">
          <w:t xml:space="preserve">ccumulating </w:t>
        </w:r>
      </w:ins>
      <w:ins w:id="38" w:author="KARKI, Saral (CIMMYT-Nepal)" w:date="2025-10-30T13:44:00Z" w16du:dateUtc="2025-10-30T07:59:00Z">
        <w:r w:rsidR="00C6063D">
          <w:t>test runs at a</w:t>
        </w:r>
      </w:ins>
      <w:ins w:id="39" w:author="KARKI, Saral (CIMMYT-Nepal)" w:date="2025-10-31T13:08:00Z" w16du:dateUtc="2025-10-31T07:23:00Z">
        <w:r w:rsidR="00B83751">
          <w:t xml:space="preserve"> steady pa</w:t>
        </w:r>
      </w:ins>
      <w:ins w:id="40" w:author="KARKI, Saral (CIMMYT-Nepal)" w:date="2025-10-31T13:09:00Z" w16du:dateUtc="2025-10-31T07:24:00Z">
        <w:r w:rsidR="00B83751">
          <w:t xml:space="preserve">ce and for the past five years at an </w:t>
        </w:r>
      </w:ins>
      <w:ins w:id="41" w:author="KARKI, Saral (CIMMYT-Nepal)" w:date="2025-10-30T13:44:00Z" w16du:dateUtc="2025-10-30T07:59:00Z">
        <w:r w:rsidR="00C6063D">
          <w:t>alarming rate</w:t>
        </w:r>
      </w:ins>
      <w:r>
        <w:t xml:space="preserve">. </w:t>
      </w:r>
      <w:del w:id="42" w:author="KARKI, Saral (CIMMYT-Nepal)" w:date="2025-10-31T13:09:00Z" w16du:dateUtc="2025-10-31T07:24:00Z">
        <w:r w:rsidDel="00B83751">
          <w:delText>Little did we know back then</w:delText>
        </w:r>
      </w:del>
      <w:ins w:id="43" w:author="KARKI, Saral (CIMMYT-Nepal)" w:date="2025-10-31T13:09:00Z" w16du:dateUtc="2025-10-31T07:24:00Z">
        <w:r w:rsidR="00B83751">
          <w:t>And now suddenly</w:t>
        </w:r>
      </w:ins>
      <w:r>
        <w:t xml:space="preserve"> this Yorkshiremen</w:t>
      </w:r>
      <w:ins w:id="44" w:author="KARKI, Saral (CIMMYT-Nepal)" w:date="2025-10-31T13:09:00Z" w16du:dateUtc="2025-10-31T07:24:00Z">
        <w:r w:rsidR="00B83751">
          <w:t xml:space="preserve"> has sparked a </w:t>
        </w:r>
      </w:ins>
      <w:r w:rsidR="00D216A6">
        <w:t xml:space="preserve">questions, a conversation starter </w:t>
      </w:r>
      <w:ins w:id="45" w:author="KARKI, Saral (CIMMYT-Nepal)" w:date="2025-10-31T13:09:00Z" w16du:dateUtc="2025-10-31T07:24:00Z">
        <w:r w:rsidR="00B83751">
          <w:t xml:space="preserve">– Will he get </w:t>
        </w:r>
      </w:ins>
      <w:ins w:id="46" w:author="KARKI, Saral (CIMMYT-Nepal)" w:date="2025-10-31T13:10:00Z" w16du:dateUtc="2025-10-31T07:25:00Z">
        <w:r w:rsidR="00B83751">
          <w:t>close and surpass Tedulkar’s total</w:t>
        </w:r>
      </w:ins>
      <w:r w:rsidR="00E6742B">
        <w:t xml:space="preserve"> </w:t>
      </w:r>
      <w:ins w:id="47" w:author="KARKI, Saral (CIMMYT-Nepal)" w:date="2025-10-31T13:10:00Z" w16du:dateUtc="2025-10-31T07:25:00Z">
        <w:r w:rsidR="00B83751">
          <w:t>?</w:t>
        </w:r>
      </w:ins>
      <w:del w:id="48" w:author="KARKI, Saral (CIMMYT-Nepal)" w:date="2025-10-31T13:10:00Z" w16du:dateUtc="2025-10-31T07:25:00Z">
        <w:r w:rsidDel="00B83751">
          <w:delText xml:space="preserve">would be </w:delText>
        </w:r>
      </w:del>
      <w:del w:id="49" w:author="KARKI, Saral (CIMMYT-Nepal)" w:date="2025-10-30T13:45:00Z" w16du:dateUtc="2025-10-30T08:00:00Z">
        <w:r w:rsidDel="00C6063D">
          <w:delText>the first man to be even i</w:delText>
        </w:r>
      </w:del>
      <w:del w:id="50" w:author="KARKI, Saral (CIMMYT-Nepal)" w:date="2025-10-31T13:10:00Z" w16du:dateUtc="2025-10-31T07:25:00Z">
        <w:r w:rsidDel="00B83751">
          <w:delText xml:space="preserve">n contention </w:delText>
        </w:r>
      </w:del>
      <w:del w:id="51" w:author="KARKI, Saral (CIMMYT-Nepal)" w:date="2025-10-30T13:45:00Z" w16du:dateUtc="2025-10-30T08:00:00Z">
        <w:r w:rsidDel="00C6063D">
          <w:delText>to get to and over haul Sachin Tendulkar 16000 test runs</w:delText>
        </w:r>
      </w:del>
      <w:del w:id="52" w:author="KARKI, Saral (CIMMYT-Nepal)" w:date="2025-10-31T13:10:00Z" w16du:dateUtc="2025-10-31T07:25:00Z">
        <w:r w:rsidDel="00B83751">
          <w:delText>.</w:delText>
        </w:r>
      </w:del>
      <w:del w:id="53" w:author="KARKI, Saral (CIMMYT-Nepal)" w:date="2025-10-30T13:45:00Z" w16du:dateUtc="2025-10-30T08:00:00Z">
        <w:r w:rsidDel="00A83FEC">
          <w:delText xml:space="preserve"> And to </w:delText>
        </w:r>
        <w:r w:rsidR="00370471" w:rsidDel="00A83FEC">
          <w:delText>even be in a position where conversations are taking place – will he, won’t he, makes Root an all time test greats.</w:delText>
        </w:r>
      </w:del>
      <w:del w:id="54" w:author="KARKI, Saral (CIMMYT-Nepal)" w:date="2025-10-31T13:10:00Z" w16du:dateUtc="2025-10-31T07:25:00Z">
        <w:r w:rsidR="00370471" w:rsidDel="00B83751">
          <w:delText xml:space="preserve"> </w:delText>
        </w:r>
      </w:del>
      <w:del w:id="55" w:author="KARKI, Saral (CIMMYT-Nepal)" w:date="2025-10-30T13:46:00Z" w16du:dateUtc="2025-10-30T08:01:00Z">
        <w:r w:rsidR="00370471" w:rsidDel="00A83FEC">
          <w:delText xml:space="preserve">Maybe even the last of the test greats along with Steven Smith, Kane Williamson and Virat Kholi (even though he is now retired). </w:delText>
        </w:r>
      </w:del>
    </w:p>
    <w:p w14:paraId="1EA3FA72" w14:textId="77777777" w:rsidR="00B83751" w:rsidRDefault="00B83751" w:rsidP="00847881">
      <w:pPr>
        <w:pStyle w:val="NoSpacing"/>
        <w:jc w:val="both"/>
        <w:rPr>
          <w:ins w:id="56" w:author="KARKI, Saral (CIMMYT-Nepal)" w:date="2025-10-31T13:10:00Z" w16du:dateUtc="2025-10-31T07:25:00Z"/>
        </w:rPr>
      </w:pPr>
    </w:p>
    <w:p w14:paraId="534DC8CF" w14:textId="285A7B6A" w:rsidR="00370471" w:rsidDel="00251061" w:rsidRDefault="00370471" w:rsidP="00847881">
      <w:pPr>
        <w:pStyle w:val="NoSpacing"/>
        <w:jc w:val="both"/>
        <w:rPr>
          <w:del w:id="57" w:author="KARKI, Saral (CIMMYT-Nepal)" w:date="2025-10-31T13:17:00Z" w16du:dateUtc="2025-10-31T07:32:00Z"/>
        </w:rPr>
      </w:pPr>
    </w:p>
    <w:p w14:paraId="0C61BED2" w14:textId="767A8776" w:rsidR="00370471" w:rsidRPr="000C73FB" w:rsidDel="00251061" w:rsidRDefault="00370471" w:rsidP="00847881">
      <w:pPr>
        <w:pStyle w:val="NoSpacing"/>
        <w:jc w:val="both"/>
        <w:rPr>
          <w:del w:id="58" w:author="KARKI, Saral (CIMMYT-Nepal)" w:date="2025-10-31T13:17:00Z" w16du:dateUtc="2025-10-31T07:32:00Z"/>
        </w:rPr>
      </w:pPr>
      <w:del w:id="59" w:author="KARKI, Saral (CIMMYT-Nepal)" w:date="2025-10-31T13:11:00Z" w16du:dateUtc="2025-10-31T07:26:00Z">
        <w:r w:rsidDel="00251061">
          <w:delText xml:space="preserve">Sachin Tendular has a whooping 15956 test runs from 200 tests and xx innings. And </w:delText>
        </w:r>
      </w:del>
      <w:del w:id="60" w:author="KARKI, Saral (CIMMYT-Nepal)" w:date="2025-10-31T13:17:00Z" w16du:dateUtc="2025-10-31T07:32:00Z">
        <w:r w:rsidDel="00251061">
          <w:delText xml:space="preserve">Root currently sits in the second position at 13543 test runs, having over taken both Pointing and Kallis in the most recent Anderson-Tendulkar Trophy. In it he scored 537 runs at an average of 67.12 and added two more centuries to his burgenoing 100’s tally. </w:delText>
        </w:r>
      </w:del>
    </w:p>
    <w:p w14:paraId="17B95235" w14:textId="77777777" w:rsidR="000C73FB" w:rsidRPr="000C73FB" w:rsidDel="00251061" w:rsidRDefault="000C73FB" w:rsidP="00847881">
      <w:pPr>
        <w:pStyle w:val="NoSpacing"/>
        <w:jc w:val="both"/>
        <w:rPr>
          <w:del w:id="61" w:author="KARKI, Saral (CIMMYT-Nepal)" w:date="2025-10-31T13:17:00Z" w16du:dateUtc="2025-10-31T07:32:00Z"/>
        </w:rPr>
      </w:pPr>
    </w:p>
    <w:p w14:paraId="2392BC05" w14:textId="77777777" w:rsidR="000C73FB" w:rsidRPr="000C73FB" w:rsidRDefault="000C73FB" w:rsidP="00847881">
      <w:pPr>
        <w:pStyle w:val="NoSpacing"/>
        <w:jc w:val="both"/>
      </w:pPr>
    </w:p>
    <w:p w14:paraId="4F43CDD4" w14:textId="216C9533" w:rsidR="000C73FB" w:rsidRDefault="000C73FB" w:rsidP="00847881">
      <w:pPr>
        <w:pStyle w:val="NoSpacing"/>
        <w:jc w:val="both"/>
      </w:pPr>
      <w:r w:rsidRPr="000C73FB">
        <w:t xml:space="preserve">(Sachins career stats here - runs by year) </w:t>
      </w:r>
      <w:r w:rsidR="00370471">
        <w:t>–</w:t>
      </w:r>
      <w:r w:rsidRPr="000C73FB">
        <w:t xml:space="preserve"> visualization</w:t>
      </w:r>
    </w:p>
    <w:p w14:paraId="27E81B2B" w14:textId="77777777" w:rsidR="00370471" w:rsidRDefault="00370471" w:rsidP="00847881">
      <w:pPr>
        <w:pStyle w:val="NoSpacing"/>
        <w:jc w:val="both"/>
      </w:pPr>
    </w:p>
    <w:p w14:paraId="2AAE45AB" w14:textId="542F5CC2" w:rsidR="00251061" w:rsidRDefault="00370471" w:rsidP="00847881">
      <w:pPr>
        <w:pStyle w:val="NoSpacing"/>
        <w:jc w:val="both"/>
        <w:rPr>
          <w:ins w:id="62" w:author="KARKI, Saral (CIMMYT-Nepal)" w:date="2025-10-31T13:15:00Z" w16du:dateUtc="2025-10-31T07:30:00Z"/>
        </w:rPr>
      </w:pPr>
      <w:del w:id="63" w:author="KARKI, Saral (CIMMYT-Nepal)" w:date="2025-10-31T13:11:00Z" w16du:dateUtc="2025-10-31T07:26:00Z">
        <w:r w:rsidDel="00251061">
          <w:delText>Joe root</w:delText>
        </w:r>
      </w:del>
      <w:ins w:id="64" w:author="KARKI, Saral (CIMMYT-Nepal)" w:date="2025-10-31T13:11:00Z" w16du:dateUtc="2025-10-31T07:26:00Z">
        <w:r w:rsidR="00251061">
          <w:t xml:space="preserve">Root </w:t>
        </w:r>
      </w:ins>
      <w:del w:id="65" w:author="KARKI, Saral (CIMMYT-Nepal)" w:date="2025-10-31T13:11:00Z" w16du:dateUtc="2025-10-31T07:26:00Z">
        <w:r w:rsidDel="00251061">
          <w:delText xml:space="preserve"> </w:delText>
        </w:r>
      </w:del>
      <w:r>
        <w:t xml:space="preserve">without a doubt is one of the finest </w:t>
      </w:r>
      <w:ins w:id="66" w:author="KARKI, Saral (CIMMYT-Nepal)" w:date="2025-10-31T13:11:00Z" w16du:dateUtc="2025-10-31T07:26:00Z">
        <w:r w:rsidR="00251061">
          <w:t xml:space="preserve">test </w:t>
        </w:r>
      </w:ins>
      <w:r>
        <w:t xml:space="preserve">batsmen England has produced </w:t>
      </w:r>
      <w:ins w:id="67" w:author="KARKI, Saral (CIMMYT-Nepal)" w:date="2025-10-31T13:12:00Z" w16du:dateUtc="2025-10-31T07:27:00Z">
        <w:r w:rsidR="00251061">
          <w:t xml:space="preserve"> and </w:t>
        </w:r>
      </w:ins>
      <w:del w:id="68" w:author="KARKI, Saral (CIMMYT-Nepal)" w:date="2025-10-31T13:11:00Z" w16du:dateUtc="2025-10-31T07:26:00Z">
        <w:r w:rsidDel="00251061">
          <w:delText xml:space="preserve">and by a long way. </w:delText>
        </w:r>
      </w:del>
      <w:r>
        <w:t xml:space="preserve">Infact </w:t>
      </w:r>
      <w:ins w:id="69" w:author="KARKI, Saral (CIMMYT-Nepal)" w:date="2025-10-31T13:12:00Z" w16du:dateUtc="2025-10-31T07:27:00Z">
        <w:r w:rsidR="00251061">
          <w:t xml:space="preserve">he </w:t>
        </w:r>
      </w:ins>
      <w:del w:id="70" w:author="KARKI, Saral (CIMMYT-Nepal)" w:date="2025-10-31T13:12:00Z" w16du:dateUtc="2025-10-31T07:27:00Z">
        <w:r w:rsidDel="00251061">
          <w:delText>he is the finest batsmen test cricket has seen in a long time and</w:delText>
        </w:r>
      </w:del>
      <w:r>
        <w:t xml:space="preserve"> might be one of the last breed of test-specialist batsmen with test cricket slowly </w:t>
      </w:r>
      <w:r w:rsidR="00E6742B">
        <w:t>“</w:t>
      </w:r>
      <w:r>
        <w:t>fading</w:t>
      </w:r>
      <w:r w:rsidR="00E6742B">
        <w:t>”</w:t>
      </w:r>
      <w:r>
        <w:t xml:space="preserve"> away. </w:t>
      </w:r>
      <w:ins w:id="71" w:author="KARKI, Saral (CIMMYT-Nepal)" w:date="2025-10-31T13:12:00Z" w16du:dateUtc="2025-10-31T07:27:00Z">
        <w:r w:rsidR="00251061">
          <w:t>With the future of Test cricket often being a major talking point, we are also</w:t>
        </w:r>
      </w:ins>
      <w:ins w:id="72" w:author="KARKI, Saral (CIMMYT-Nepal)" w:date="2025-10-31T13:13:00Z" w16du:dateUtc="2025-10-31T07:28:00Z">
        <w:r w:rsidR="00251061">
          <w:t xml:space="preserve"> potentially</w:t>
        </w:r>
      </w:ins>
      <w:ins w:id="73" w:author="KARKI, Saral (CIMMYT-Nepal)" w:date="2025-10-31T13:12:00Z" w16du:dateUtc="2025-10-31T07:27:00Z">
        <w:r w:rsidR="00251061">
          <w:t xml:space="preserve"> looking at the </w:t>
        </w:r>
      </w:ins>
      <w:ins w:id="74" w:author="KARKI, Saral (CIMMYT-Nepal)" w:date="2025-10-31T13:13:00Z" w16du:dateUtc="2025-10-31T07:28:00Z">
        <w:r w:rsidR="00251061">
          <w:t xml:space="preserve">only real chance any test batter has </w:t>
        </w:r>
      </w:ins>
      <w:ins w:id="75" w:author="KARKI, Saral (CIMMYT-Nepal)" w:date="2025-10-31T13:12:00Z" w16du:dateUtc="2025-10-31T07:27:00Z">
        <w:r w:rsidR="00251061">
          <w:t>to get close to Ten</w:t>
        </w:r>
      </w:ins>
      <w:ins w:id="76" w:author="KARKI, Saral (CIMMYT-Nepal)" w:date="2025-10-31T13:13:00Z" w16du:dateUtc="2025-10-31T07:28:00Z">
        <w:r w:rsidR="00251061">
          <w:t xml:space="preserve">dulkar’s run record. </w:t>
        </w:r>
      </w:ins>
      <w:ins w:id="77" w:author="KARKI, Saral (CIMMYT-Nepal)" w:date="2025-10-31T13:14:00Z" w16du:dateUtc="2025-10-31T07:29:00Z">
        <w:r w:rsidR="00251061">
          <w:t>And w</w:t>
        </w:r>
      </w:ins>
      <w:del w:id="78" w:author="KARKI, Saral (CIMMYT-Nepal)" w:date="2025-10-31T13:14:00Z" w16du:dateUtc="2025-10-31T07:29:00Z">
        <w:r w:rsidDel="00251061">
          <w:delText>W</w:delText>
        </w:r>
      </w:del>
      <w:r>
        <w:t xml:space="preserve">e often times get stuck into a rut of comparing players against one another – the past and future. And while that </w:t>
      </w:r>
      <w:ins w:id="79" w:author="KARKI, Saral (CIMMYT-Nepal)" w:date="2025-10-31T13:14:00Z" w16du:dateUtc="2025-10-31T07:29:00Z">
        <w:r w:rsidR="00251061">
          <w:t xml:space="preserve">can </w:t>
        </w:r>
      </w:ins>
      <w:r>
        <w:t>take</w:t>
      </w:r>
      <w:del w:id="80" w:author="KARKI, Saral (CIMMYT-Nepal)" w:date="2025-10-31T13:14:00Z" w16du:dateUtc="2025-10-31T07:29:00Z">
        <w:r w:rsidDel="00251061">
          <w:delText>s</w:delText>
        </w:r>
      </w:del>
      <w:r>
        <w:t xml:space="preserve"> away from the celebrati</w:t>
      </w:r>
      <w:ins w:id="81" w:author="KARKI, Saral (CIMMYT-Nepal)" w:date="2025-10-31T13:14:00Z" w16du:dateUtc="2025-10-31T07:29:00Z">
        <w:r w:rsidR="00251061">
          <w:t>ng</w:t>
        </w:r>
      </w:ins>
      <w:del w:id="82" w:author="KARKI, Saral (CIMMYT-Nepal)" w:date="2025-10-31T13:14:00Z" w16du:dateUtc="2025-10-31T07:29:00Z">
        <w:r w:rsidDel="00251061">
          <w:delText>on</w:delText>
        </w:r>
      </w:del>
      <w:r>
        <w:t xml:space="preserve"> </w:t>
      </w:r>
      <w:del w:id="83" w:author="KARKI, Saral (CIMMYT-Nepal)" w:date="2025-10-31T13:14:00Z" w16du:dateUtc="2025-10-31T07:29:00Z">
        <w:r w:rsidDel="00251061">
          <w:delText xml:space="preserve">of </w:delText>
        </w:r>
      </w:del>
      <w:r>
        <w:t>the players</w:t>
      </w:r>
      <w:r w:rsidR="00D216A6">
        <w:t xml:space="preserve"> themselves,</w:t>
      </w:r>
      <w:ins w:id="84" w:author="KARKI, Saral (CIMMYT-Nepal)" w:date="2025-10-31T13:14:00Z" w16du:dateUtc="2025-10-31T07:29:00Z">
        <w:r w:rsidR="00251061">
          <w:t xml:space="preserve"> this </w:t>
        </w:r>
      </w:ins>
      <w:del w:id="85" w:author="KARKI, Saral (CIMMYT-Nepal)" w:date="2025-10-31T13:14:00Z" w16du:dateUtc="2025-10-31T07:29:00Z">
        <w:r w:rsidDel="00251061">
          <w:delText xml:space="preserve"> and enjoying the art of batting, what we’ve been presented right now is one of a</w:delText>
        </w:r>
      </w:del>
      <w:ins w:id="86" w:author="KARKI, Saral (CIMMYT-Nepal)" w:date="2025-10-31T13:14:00Z" w16du:dateUtc="2025-10-31T07:29:00Z">
        <w:r w:rsidR="00251061">
          <w:t xml:space="preserve">is a unique </w:t>
        </w:r>
      </w:ins>
      <w:r>
        <w:t xml:space="preserve"> opportunity</w:t>
      </w:r>
      <w:ins w:id="87" w:author="KARKI, Saral (CIMMYT-Nepal)" w:date="2025-10-31T13:14:00Z" w16du:dateUtc="2025-10-31T07:29:00Z">
        <w:r w:rsidR="00251061">
          <w:t xml:space="preserve"> </w:t>
        </w:r>
      </w:ins>
      <w:ins w:id="88" w:author="KARKI, Saral (CIMMYT-Nepal)" w:date="2025-10-31T13:15:00Z" w16du:dateUtc="2025-10-31T07:30:00Z">
        <w:r w:rsidR="00251061">
          <w:t>something we might not be able to witness in Test cricket again</w:t>
        </w:r>
      </w:ins>
      <w:r>
        <w:t xml:space="preserve">. </w:t>
      </w:r>
    </w:p>
    <w:p w14:paraId="25D1E9FA" w14:textId="77777777" w:rsidR="00251061" w:rsidRDefault="00251061" w:rsidP="00847881">
      <w:pPr>
        <w:pStyle w:val="NoSpacing"/>
        <w:jc w:val="both"/>
        <w:rPr>
          <w:ins w:id="89" w:author="KARKI, Saral (CIMMYT-Nepal)" w:date="2025-10-31T13:17:00Z" w16du:dateUtc="2025-10-31T07:32:00Z"/>
        </w:rPr>
      </w:pPr>
    </w:p>
    <w:p w14:paraId="773C81E5" w14:textId="77777777" w:rsidR="00251061" w:rsidRDefault="00251061" w:rsidP="00251061">
      <w:pPr>
        <w:pStyle w:val="NoSpacing"/>
        <w:jc w:val="both"/>
        <w:rPr>
          <w:ins w:id="90" w:author="KARKI, Saral (CIMMYT-Nepal)" w:date="2025-10-31T13:17:00Z" w16du:dateUtc="2025-10-31T07:32:00Z"/>
        </w:rPr>
      </w:pPr>
    </w:p>
    <w:p w14:paraId="67502F97" w14:textId="77777777" w:rsidR="00251061" w:rsidRPr="000C73FB" w:rsidRDefault="00251061" w:rsidP="00251061">
      <w:pPr>
        <w:pStyle w:val="NoSpacing"/>
        <w:jc w:val="both"/>
        <w:rPr>
          <w:ins w:id="91" w:author="KARKI, Saral (CIMMYT-Nepal)" w:date="2025-10-31T13:17:00Z" w16du:dateUtc="2025-10-31T07:32:00Z"/>
        </w:rPr>
      </w:pPr>
      <w:ins w:id="92" w:author="KARKI, Saral (CIMMYT-Nepal)" w:date="2025-10-31T13:17:00Z" w16du:dateUtc="2025-10-31T07:32:00Z">
        <w:r>
          <w:t xml:space="preserve">Root currently sits in the second position at 13543 test runs, having over taken both Pointing and Kallis in the most recent Anderson-Tendulkar Trophy. In it he scored 537 runs at an average of 67.12 and added two more centuries to his burgenoing 100’s tally. </w:t>
        </w:r>
      </w:ins>
    </w:p>
    <w:p w14:paraId="4FB6D3E2" w14:textId="77777777" w:rsidR="00251061" w:rsidRDefault="00251061" w:rsidP="00847881">
      <w:pPr>
        <w:pStyle w:val="NoSpacing"/>
        <w:jc w:val="both"/>
        <w:rPr>
          <w:ins w:id="93" w:author="KARKI, Saral (CIMMYT-Nepal)" w:date="2025-10-31T13:15:00Z" w16du:dateUtc="2025-10-31T07:30:00Z"/>
        </w:rPr>
      </w:pPr>
    </w:p>
    <w:p w14:paraId="53ADF7D2" w14:textId="73822153" w:rsidR="00251061" w:rsidRDefault="00370471" w:rsidP="00847881">
      <w:pPr>
        <w:pStyle w:val="NoSpacing"/>
        <w:jc w:val="both"/>
        <w:rPr>
          <w:ins w:id="94" w:author="KARKI, Saral (CIMMYT-Nepal)" w:date="2025-10-31T13:16:00Z" w16du:dateUtc="2025-10-31T07:31:00Z"/>
        </w:rPr>
      </w:pPr>
      <w:del w:id="95" w:author="KARKI, Saral (CIMMYT-Nepal)" w:date="2025-10-31T13:15:00Z" w16du:dateUtc="2025-10-31T07:30:00Z">
        <w:r w:rsidDel="00251061">
          <w:delText xml:space="preserve">We’ve not been able to compare Tendulkar’s test tally so far because no has come close. </w:delText>
        </w:r>
      </w:del>
      <w:r>
        <w:t xml:space="preserve">Even right now, </w:t>
      </w:r>
      <w:ins w:id="96" w:author="KARKI, Saral (CIMMYT-Nepal)" w:date="2025-10-31T13:15:00Z" w16du:dateUtc="2025-10-31T07:30:00Z">
        <w:r w:rsidR="00251061">
          <w:t xml:space="preserve"> as the interest in this conversation have peaked </w:t>
        </w:r>
      </w:ins>
      <w:r>
        <w:t xml:space="preserve">Root actually sits </w:t>
      </w:r>
      <w:r w:rsidR="00E6742B">
        <w:t>2422</w:t>
      </w:r>
      <w:r>
        <w:t xml:space="preserve"> test runs away</w:t>
      </w:r>
      <w:ins w:id="97" w:author="KARKI, Saral (CIMMYT-Nepal)" w:date="2025-10-31T13:15:00Z" w16du:dateUtc="2025-10-31T07:30:00Z">
        <w:r w:rsidR="00251061">
          <w:t xml:space="preserve"> and slowly running out of time and tests</w:t>
        </w:r>
      </w:ins>
      <w:del w:id="98" w:author="KARKI, Saral (CIMMYT-Nepal)" w:date="2025-10-31T13:15:00Z" w16du:dateUtc="2025-10-31T07:30:00Z">
        <w:r w:rsidDel="00251061">
          <w:delText xml:space="preserve"> from the magical number</w:delText>
        </w:r>
      </w:del>
      <w:r>
        <w:t xml:space="preserve">. </w:t>
      </w:r>
    </w:p>
    <w:p w14:paraId="12929A82" w14:textId="77777777" w:rsidR="00251061" w:rsidRDefault="00251061" w:rsidP="00847881">
      <w:pPr>
        <w:pStyle w:val="NoSpacing"/>
        <w:jc w:val="both"/>
        <w:rPr>
          <w:ins w:id="99" w:author="KARKI, Saral (CIMMYT-Nepal)" w:date="2025-10-31T13:16:00Z" w16du:dateUtc="2025-10-31T07:31:00Z"/>
        </w:rPr>
      </w:pPr>
    </w:p>
    <w:p w14:paraId="0E3AF991" w14:textId="3A603E51" w:rsidR="00370471" w:rsidRPr="000C73FB" w:rsidRDefault="00251061" w:rsidP="00847881">
      <w:pPr>
        <w:pStyle w:val="NoSpacing"/>
        <w:jc w:val="both"/>
      </w:pPr>
      <w:ins w:id="100" w:author="KARKI, Saral (CIMMYT-Nepal)" w:date="2025-10-31T13:16:00Z" w16du:dateUtc="2025-10-31T07:31:00Z">
        <w:r>
          <w:t xml:space="preserve">While </w:t>
        </w:r>
      </w:ins>
      <w:del w:id="101" w:author="KARKI, Saral (CIMMYT-Nepal)" w:date="2025-10-31T13:16:00Z" w16du:dateUtc="2025-10-31T07:31:00Z">
        <w:r w:rsidR="00370471" w:rsidDel="00251061">
          <w:delText xml:space="preserve">However, this is probably the only opportunity to do a comparision as such and who know if we will ever get to do such an exercise in the future. </w:delText>
        </w:r>
      </w:del>
      <w:ins w:id="102" w:author="KARKI, Saral (CIMMYT-Nepal)" w:date="2025-10-31T13:16:00Z" w16du:dateUtc="2025-10-31T07:31:00Z">
        <w:r>
          <w:t>t</w:t>
        </w:r>
      </w:ins>
      <w:del w:id="103" w:author="KARKI, Saral (CIMMYT-Nepal)" w:date="2025-10-31T13:16:00Z" w16du:dateUtc="2025-10-31T07:31:00Z">
        <w:r w:rsidR="00370471" w:rsidDel="00251061">
          <w:delText>T</w:delText>
        </w:r>
      </w:del>
      <w:r w:rsidR="00370471">
        <w:t>he cricket fan in me hopes</w:t>
      </w:r>
      <w:r w:rsidR="00E6742B">
        <w:t xml:space="preserve"> and wishes</w:t>
      </w:r>
      <w:r w:rsidR="00370471">
        <w:t xml:space="preserve"> that there will be many more opportunities</w:t>
      </w:r>
      <w:ins w:id="104" w:author="KARKI, Saral (CIMMYT-Nepal)" w:date="2025-10-31T13:16:00Z" w16du:dateUtc="2025-10-31T07:31:00Z">
        <w:r>
          <w:t xml:space="preserve">, </w:t>
        </w:r>
      </w:ins>
      <w:del w:id="105" w:author="KARKI, Saral (CIMMYT-Nepal)" w:date="2025-10-31T13:16:00Z" w16du:dateUtc="2025-10-31T07:31:00Z">
        <w:r w:rsidR="00370471" w:rsidDel="00251061">
          <w:delText xml:space="preserve">. </w:delText>
        </w:r>
      </w:del>
      <w:ins w:id="106" w:author="KARKI, Saral (CIMMYT-Nepal)" w:date="2025-10-31T13:16:00Z" w16du:dateUtc="2025-10-31T07:31:00Z">
        <w:r>
          <w:t>we know this is a rare moment.</w:t>
        </w:r>
      </w:ins>
      <w:del w:id="107" w:author="KARKI, Saral (CIMMYT-Nepal)" w:date="2025-10-31T13:16:00Z" w16du:dateUtc="2025-10-31T07:31:00Z">
        <w:r w:rsidR="00370471" w:rsidDel="00251061">
          <w:delText>Very</w:delText>
        </w:r>
      </w:del>
      <w:r w:rsidR="00370471">
        <w:t xml:space="preserve"> </w:t>
      </w:r>
      <w:del w:id="108" w:author="KARKI, Saral (CIMMYT-Nepal)" w:date="2025-10-31T13:17:00Z" w16du:dateUtc="2025-10-31T07:32:00Z">
        <w:r w:rsidR="00370471" w:rsidDel="00251061">
          <w:delText xml:space="preserve">few batsmen will come close to the 16000 test run, and as we so often say “Records are meant to be broken”, it would be great to see recrods being toppled in test cricket such that the oldeer format of cricket lives on. </w:delText>
        </w:r>
      </w:del>
    </w:p>
    <w:p w14:paraId="773C18D3" w14:textId="77777777" w:rsidR="000C73FB" w:rsidRPr="000C73FB" w:rsidRDefault="000C73FB" w:rsidP="00847881">
      <w:pPr>
        <w:pStyle w:val="NoSpacing"/>
        <w:jc w:val="both"/>
      </w:pPr>
    </w:p>
    <w:p w14:paraId="7E985779" w14:textId="77777777" w:rsidR="000C73FB" w:rsidRPr="000C73FB" w:rsidDel="00251061" w:rsidRDefault="000C73FB" w:rsidP="00847881">
      <w:pPr>
        <w:pStyle w:val="NoSpacing"/>
        <w:jc w:val="both"/>
        <w:rPr>
          <w:del w:id="109" w:author="KARKI, Saral (CIMMYT-Nepal)" w:date="2025-10-31T13:17:00Z" w16du:dateUtc="2025-10-31T07:32:00Z"/>
        </w:rPr>
      </w:pPr>
    </w:p>
    <w:p w14:paraId="3560BD63" w14:textId="250A9F26" w:rsidR="000C73FB" w:rsidRPr="000C73FB" w:rsidDel="00251061" w:rsidRDefault="000C73FB" w:rsidP="00847881">
      <w:pPr>
        <w:pStyle w:val="NoSpacing"/>
        <w:jc w:val="both"/>
        <w:rPr>
          <w:del w:id="110" w:author="KARKI, Saral (CIMMYT-Nepal)" w:date="2025-10-31T13:17:00Z" w16du:dateUtc="2025-10-31T07:32:00Z"/>
        </w:rPr>
      </w:pPr>
      <w:del w:id="111" w:author="KARKI, Saral (CIMMYT-Nepal)" w:date="2025-10-31T13:17:00Z" w16du:dateUtc="2025-10-31T07:32:00Z">
        <w:r w:rsidRPr="000C73FB" w:rsidDel="00251061">
          <w:delText>Joe root currently sits on 13543 runs as I right this article after having a phenomenol Anderson-Tendulkar Trophy where he scored 430 (537) runs at an average of 67.12, and had two hundreds to his name, one at Lords.</w:delText>
        </w:r>
      </w:del>
    </w:p>
    <w:p w14:paraId="5B4E3F2D" w14:textId="77777777" w:rsidR="000C73FB" w:rsidRPr="000C73FB" w:rsidRDefault="000C73FB" w:rsidP="00847881">
      <w:pPr>
        <w:pStyle w:val="NoSpacing"/>
        <w:jc w:val="both"/>
      </w:pPr>
    </w:p>
    <w:p w14:paraId="2B00AE38" w14:textId="77777777" w:rsidR="00251061" w:rsidRDefault="00251061">
      <w:pPr>
        <w:rPr>
          <w:ins w:id="112" w:author="KARKI, Saral (CIMMYT-Nepal)" w:date="2025-10-31T13:17:00Z" w16du:dateUtc="2025-10-31T07:32:00Z"/>
        </w:rPr>
      </w:pPr>
      <w:ins w:id="113" w:author="KARKI, Saral (CIMMYT-Nepal)" w:date="2025-10-31T13:17:00Z" w16du:dateUtc="2025-10-31T07:32:00Z">
        <w:r>
          <w:br w:type="page"/>
        </w:r>
      </w:ins>
    </w:p>
    <w:p w14:paraId="3F8C78FF" w14:textId="67892A97" w:rsidR="004C2179" w:rsidRDefault="00E6742B" w:rsidP="00847881">
      <w:pPr>
        <w:pStyle w:val="NoSpacing"/>
        <w:jc w:val="both"/>
        <w:rPr>
          <w:ins w:id="114" w:author="KARKI, Saral (CIMMYT-Nepal)" w:date="2025-10-31T13:18:00Z" w16du:dateUtc="2025-10-31T07:33:00Z"/>
        </w:rPr>
      </w:pPr>
      <w:r>
        <w:lastRenderedPageBreak/>
        <w:t xml:space="preserve">If we were to extrapolate the number of innings Root needs to get to Tendulkars’ total runs looking at his career average : </w:t>
      </w:r>
    </w:p>
    <w:p w14:paraId="5C938C55" w14:textId="77777777" w:rsidR="004C2179" w:rsidRDefault="004C2179" w:rsidP="00847881">
      <w:pPr>
        <w:pStyle w:val="NoSpacing"/>
        <w:jc w:val="both"/>
        <w:rPr>
          <w:ins w:id="115" w:author="KARKI, Saral (CIMMYT-Nepal)" w:date="2025-10-31T13:18:00Z" w16du:dateUtc="2025-10-31T07:33:00Z"/>
        </w:rPr>
      </w:pPr>
    </w:p>
    <w:p w14:paraId="6774D2B6" w14:textId="77777777" w:rsidR="004C2179" w:rsidRPr="00304DF8" w:rsidRDefault="000C73FB" w:rsidP="004C2179">
      <w:pPr>
        <w:pStyle w:val="NoSpacing"/>
        <w:jc w:val="both"/>
        <w:rPr>
          <w:ins w:id="116" w:author="KARKI, Saral (CIMMYT-Nepal)" w:date="2025-10-31T13:18:00Z" w16du:dateUtc="2025-10-31T07:33:00Z"/>
        </w:rPr>
      </w:pPr>
      <w:r w:rsidRPr="000C73FB">
        <w:t xml:space="preserve">Joe Roots career average </w:t>
      </w:r>
      <w:ins w:id="117" w:author="KARKI, Saral (CIMMYT-Nepal)" w:date="2025-10-31T13:18:00Z" w16du:dateUtc="2025-10-31T07:33:00Z">
        <w:r w:rsidR="004C2179">
          <w:t xml:space="preserve"> = </w:t>
        </w:r>
      </w:ins>
      <w:del w:id="118" w:author="KARKI, Saral (CIMMYT-Nepal)" w:date="2025-10-31T13:18:00Z" w16du:dateUtc="2025-10-31T07:33:00Z">
        <w:r w:rsidRPr="000C73FB" w:rsidDel="004C2179">
          <w:delText>sits at</w:delText>
        </w:r>
        <w:r w:rsidR="0001316A" w:rsidDel="004C2179">
          <w:delText xml:space="preserve"> </w:delText>
        </w:r>
      </w:del>
      <w:r w:rsidRPr="000C73FB">
        <w:t xml:space="preserve">51.29 </w:t>
      </w:r>
      <w:ins w:id="119" w:author="KARKI, Saral (CIMMYT-Nepal)" w:date="2025-10-31T13:18:00Z" w16du:dateUtc="2025-10-31T07:33:00Z">
        <w:r w:rsidR="004C2179">
          <w:t>(</w:t>
        </w:r>
        <w:r w:rsidR="004C2179">
          <w:rPr>
            <w:b/>
            <w:bCs/>
          </w:rPr>
          <w:t xml:space="preserve">as of October 30th, 2025) </w:t>
        </w:r>
      </w:ins>
    </w:p>
    <w:p w14:paraId="3A404BE8" w14:textId="2B451596" w:rsidR="00304DF8" w:rsidDel="004C2179" w:rsidRDefault="008E352D" w:rsidP="00AD0872">
      <w:pPr>
        <w:pStyle w:val="NoSpacing"/>
        <w:jc w:val="both"/>
        <w:rPr>
          <w:del w:id="120" w:author="KARKI, Saral (CIMMYT-Nepal)" w:date="2025-10-31T13:19:00Z" w16du:dateUtc="2025-10-31T07:34:00Z"/>
        </w:rPr>
      </w:pPr>
      <w:r>
        <w:t xml:space="preserve">Tendulkar’s  total </w:t>
      </w:r>
      <w:r w:rsidR="000C73FB" w:rsidRPr="000C73FB">
        <w:t xml:space="preserve"> test runs</w:t>
      </w:r>
      <w:ins w:id="121" w:author="KARKI, Saral (CIMMYT-Nepal)" w:date="2025-10-31T13:19:00Z" w16du:dateUtc="2025-10-31T07:34:00Z">
        <w:r w:rsidR="004C2179">
          <w:t xml:space="preserve"> : 15956</w:t>
        </w:r>
      </w:ins>
      <w:del w:id="122" w:author="KARKI, Saral (CIMMYT-Nepal)" w:date="2025-10-31T13:19:00Z" w16du:dateUtc="2025-10-31T07:34:00Z">
        <w:r w:rsidDel="004C2179">
          <w:delText xml:space="preserve">: </w:delText>
        </w:r>
      </w:del>
    </w:p>
    <w:p w14:paraId="08F5CC4E" w14:textId="5DD6174A" w:rsidR="008E352D" w:rsidRPr="00304DF8" w:rsidRDefault="008E352D" w:rsidP="004C2179">
      <w:pPr>
        <w:pStyle w:val="NoSpacing"/>
        <w:jc w:val="both"/>
      </w:pPr>
      <w:del w:id="123" w:author="KARKI, Saral (CIMMYT-Nepal)" w:date="2025-10-31T13:19:00Z" w16du:dateUtc="2025-10-31T07:34:00Z">
        <w:r w:rsidDel="004C2179">
          <w:delText xml:space="preserve">Career average = </w:delText>
        </w:r>
        <w:r w:rsidRPr="005A262B" w:rsidDel="004C2179">
          <w:rPr>
            <w:b/>
            <w:bCs/>
          </w:rPr>
          <w:delText>51.29</w:delText>
        </w:r>
        <w:r w:rsidR="0001316A" w:rsidDel="004C2179">
          <w:rPr>
            <w:b/>
            <w:bCs/>
          </w:rPr>
          <w:delText xml:space="preserve"> (</w:delText>
        </w:r>
      </w:del>
      <w:del w:id="124" w:author="KARKI, Saral (CIMMYT-Nepal)" w:date="2025-10-31T13:18:00Z" w16du:dateUtc="2025-10-31T07:33:00Z">
        <w:r w:rsidR="0001316A" w:rsidDel="004C2179">
          <w:rPr>
            <w:b/>
            <w:bCs/>
          </w:rPr>
          <w:delText xml:space="preserve">as of October 30th, 2025) </w:delText>
        </w:r>
      </w:del>
    </w:p>
    <w:p w14:paraId="015AF0D5" w14:textId="4A9F7FB5" w:rsidR="008E352D" w:rsidRDefault="008E352D" w:rsidP="00847881">
      <w:pPr>
        <w:pStyle w:val="NoSpacing"/>
        <w:jc w:val="both"/>
      </w:pPr>
      <w:r>
        <w:t xml:space="preserve">Runs required to get past Tendulkar = 15957 – 13535 = </w:t>
      </w:r>
      <w:r w:rsidRPr="005A262B">
        <w:rPr>
          <w:b/>
          <w:bCs/>
        </w:rPr>
        <w:t>2422 runs</w:t>
      </w:r>
    </w:p>
    <w:p w14:paraId="5C2E6796" w14:textId="2E3C946F" w:rsidR="008E352D" w:rsidRPr="005A262B" w:rsidRDefault="008E352D" w:rsidP="00847881">
      <w:pPr>
        <w:pStyle w:val="NoSpacing"/>
        <w:jc w:val="both"/>
        <w:rPr>
          <w:b/>
          <w:bCs/>
        </w:rPr>
      </w:pPr>
      <w:r>
        <w:t xml:space="preserve">Total test required = 2422/ 51.29 = 48 test innings = </w:t>
      </w:r>
      <w:r w:rsidRPr="005A262B">
        <w:rPr>
          <w:b/>
          <w:bCs/>
        </w:rPr>
        <w:t>Around 24 tests</w:t>
      </w:r>
    </w:p>
    <w:p w14:paraId="26E5F8AF" w14:textId="430CFF4A" w:rsidR="000C73FB" w:rsidRDefault="000C73FB" w:rsidP="00847881">
      <w:pPr>
        <w:pStyle w:val="NoSpacing"/>
        <w:jc w:val="both"/>
      </w:pPr>
    </w:p>
    <w:p w14:paraId="4693F824" w14:textId="40F9AE74" w:rsidR="00FA13C4" w:rsidRDefault="00CD121B" w:rsidP="00847881">
      <w:pPr>
        <w:pStyle w:val="NoSpacing"/>
        <w:jc w:val="both"/>
        <w:rPr>
          <w:ins w:id="125" w:author="KARKI, Saral (CIMMYT-Nepal)" w:date="2025-10-31T13:20:00Z" w16du:dateUtc="2025-10-31T07:35:00Z"/>
        </w:rPr>
      </w:pPr>
      <w:r>
        <w:t>This however, is a simple abstraction dependent solely on his career average which fluctuates season by season</w:t>
      </w:r>
      <w:r w:rsidR="00E6742B">
        <w:t xml:space="preserve">. </w:t>
      </w:r>
      <w:r>
        <w:t xml:space="preserve">To dig deeper </w:t>
      </w:r>
      <w:del w:id="126" w:author="KARKI, Saral (CIMMYT-Nepal)" w:date="2025-10-31T13:20:00Z" w16du:dateUtc="2025-10-31T07:35:00Z">
        <w:r w:rsidDel="00FA13C4">
          <w:delText>we have to</w:delText>
        </w:r>
      </w:del>
      <w:ins w:id="127" w:author="KARKI, Saral (CIMMYT-Nepal)" w:date="2025-10-31T13:20:00Z" w16du:dateUtc="2025-10-31T07:35:00Z">
        <w:r w:rsidR="00FA13C4">
          <w:t xml:space="preserve">let us </w:t>
        </w:r>
      </w:ins>
      <w:r>
        <w:t xml:space="preserve"> look at England’s fixture over the next 24 tests</w:t>
      </w:r>
      <w:r w:rsidR="00E6742B">
        <w:t xml:space="preserve">, and see if the scheduling and his averages against these teams give a better insight on answering the question at hand. </w:t>
      </w:r>
    </w:p>
    <w:p w14:paraId="4F9956EC" w14:textId="77777777" w:rsidR="00FA13C4" w:rsidRDefault="00FA13C4" w:rsidP="00847881">
      <w:pPr>
        <w:pStyle w:val="NoSpacing"/>
        <w:jc w:val="both"/>
        <w:rPr>
          <w:ins w:id="128" w:author="KARKI, Saral (CIMMYT-Nepal)" w:date="2025-10-31T13:20:00Z" w16du:dateUtc="2025-10-31T07:35:00Z"/>
        </w:rPr>
      </w:pPr>
    </w:p>
    <w:p w14:paraId="7D990165" w14:textId="7795C37B" w:rsidR="00CD121B" w:rsidRDefault="00CD121B" w:rsidP="00847881">
      <w:pPr>
        <w:pStyle w:val="NoSpacing"/>
        <w:jc w:val="both"/>
      </w:pPr>
      <w:r>
        <w:t xml:space="preserve">Currently, we have </w:t>
      </w:r>
      <w:ins w:id="129" w:author="KARKI, Saral (CIMMYT-Nepal)" w:date="2025-10-31T13:20:00Z" w16du:dateUtc="2025-10-31T07:35:00Z">
        <w:r w:rsidR="00FA13C4">
          <w:t xml:space="preserve">scheduled </w:t>
        </w:r>
      </w:ins>
      <w:r>
        <w:t>fixtures for England starting from December 2025 – the Ashes to December 2026</w:t>
      </w:r>
      <w:ins w:id="130" w:author="KARKI, Saral (CIMMYT-Nepal)" w:date="2025-10-31T13:20:00Z" w16du:dateUtc="2025-10-31T07:35:00Z">
        <w:r w:rsidR="00FA13C4">
          <w:t xml:space="preserve"> for 11 tests</w:t>
        </w:r>
      </w:ins>
      <w:r>
        <w:t>. During this time, they play Australia</w:t>
      </w:r>
      <w:r w:rsidR="00A7039D">
        <w:t xml:space="preserve"> away </w:t>
      </w:r>
      <w:r>
        <w:t xml:space="preserve">, and </w:t>
      </w:r>
      <w:r w:rsidR="00A7039D">
        <w:t xml:space="preserve">two home series against </w:t>
      </w:r>
      <w:r>
        <w:t>New</w:t>
      </w:r>
      <w:r w:rsidR="00A7039D">
        <w:t xml:space="preserve"> Ze</w:t>
      </w:r>
      <w:r>
        <w:t>a</w:t>
      </w:r>
      <w:r w:rsidR="00A7039D">
        <w:t xml:space="preserve">land and </w:t>
      </w:r>
      <w:r>
        <w:t xml:space="preserve"> Pakistan. </w:t>
      </w:r>
    </w:p>
    <w:p w14:paraId="4E6B7F45" w14:textId="77777777" w:rsidR="00A7039D" w:rsidRDefault="00A7039D" w:rsidP="00847881">
      <w:pPr>
        <w:pStyle w:val="NoSpacing"/>
        <w:jc w:val="both"/>
      </w:pPr>
    </w:p>
    <w:tbl>
      <w:tblPr>
        <w:tblW w:w="963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4"/>
        <w:gridCol w:w="1565"/>
        <w:gridCol w:w="2551"/>
        <w:gridCol w:w="1985"/>
        <w:gridCol w:w="2976"/>
      </w:tblGrid>
      <w:tr w:rsidR="00DA258E" w:rsidRPr="00A7039D" w14:paraId="3228AF6B" w14:textId="77777777" w:rsidTr="00AB52F2">
        <w:trPr>
          <w:trHeight w:val="217"/>
          <w:tblHeader/>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DADF1" w14:textId="77777777" w:rsidR="00DA258E" w:rsidRPr="00A7039D" w:rsidRDefault="00DA258E" w:rsidP="00AB52F2">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Sn.</w:t>
            </w:r>
          </w:p>
        </w:tc>
        <w:tc>
          <w:tcPr>
            <w:tcW w:w="1565" w:type="dxa"/>
            <w:tcBorders>
              <w:top w:val="outset" w:sz="6" w:space="0" w:color="auto"/>
              <w:left w:val="outset" w:sz="6" w:space="0" w:color="auto"/>
              <w:bottom w:val="outset" w:sz="6" w:space="0" w:color="auto"/>
              <w:right w:val="outset" w:sz="6" w:space="0" w:color="auto"/>
            </w:tcBorders>
          </w:tcPr>
          <w:p w14:paraId="2D36BC16" w14:textId="77777777" w:rsidR="00DA258E" w:rsidRDefault="00DA258E" w:rsidP="00AB52F2">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Date</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DA610D" w14:textId="77777777" w:rsidR="00DA258E" w:rsidRPr="00A7039D" w:rsidRDefault="00DA258E" w:rsidP="00AB52F2">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Tournament</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C9E704" w14:textId="77777777" w:rsidR="00DA258E" w:rsidRPr="00A7039D" w:rsidRDefault="00DA258E" w:rsidP="00AB52F2">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Venue</w:t>
            </w:r>
          </w:p>
        </w:tc>
        <w:tc>
          <w:tcPr>
            <w:tcW w:w="2976" w:type="dxa"/>
            <w:tcBorders>
              <w:top w:val="outset" w:sz="6" w:space="0" w:color="auto"/>
              <w:left w:val="outset" w:sz="6" w:space="0" w:color="auto"/>
              <w:bottom w:val="outset" w:sz="6" w:space="0" w:color="auto"/>
              <w:right w:val="outset" w:sz="6" w:space="0" w:color="auto"/>
            </w:tcBorders>
          </w:tcPr>
          <w:p w14:paraId="7FB0869A" w14:textId="77777777" w:rsidR="00DA258E" w:rsidRDefault="00DA258E" w:rsidP="00AB52F2">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Stadium</w:t>
            </w:r>
          </w:p>
        </w:tc>
      </w:tr>
      <w:tr w:rsidR="00DA258E" w:rsidRPr="00A7039D" w14:paraId="6B6D7A52"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DE5DE2"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w:t>
            </w:r>
          </w:p>
        </w:tc>
        <w:tc>
          <w:tcPr>
            <w:tcW w:w="1565" w:type="dxa"/>
            <w:tcBorders>
              <w:top w:val="outset" w:sz="6" w:space="0" w:color="auto"/>
              <w:left w:val="outset" w:sz="6" w:space="0" w:color="auto"/>
              <w:bottom w:val="outset" w:sz="6" w:space="0" w:color="auto"/>
              <w:right w:val="outset" w:sz="6" w:space="0" w:color="auto"/>
            </w:tcBorders>
          </w:tcPr>
          <w:p w14:paraId="36C481E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Nov 21,2025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8CD8B"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B217AC"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Perth</w:t>
            </w:r>
          </w:p>
        </w:tc>
        <w:tc>
          <w:tcPr>
            <w:tcW w:w="2976" w:type="dxa"/>
            <w:tcBorders>
              <w:top w:val="outset" w:sz="6" w:space="0" w:color="auto"/>
              <w:left w:val="outset" w:sz="6" w:space="0" w:color="auto"/>
              <w:bottom w:val="outset" w:sz="6" w:space="0" w:color="auto"/>
              <w:right w:val="outset" w:sz="6" w:space="0" w:color="auto"/>
            </w:tcBorders>
            <w:vAlign w:val="center"/>
          </w:tcPr>
          <w:p w14:paraId="2A431AF2"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Optus Stadium</w:t>
            </w:r>
          </w:p>
        </w:tc>
      </w:tr>
      <w:tr w:rsidR="00DA258E" w:rsidRPr="00A7039D" w14:paraId="286935EC"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A95C5"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2</w:t>
            </w:r>
          </w:p>
        </w:tc>
        <w:tc>
          <w:tcPr>
            <w:tcW w:w="1565" w:type="dxa"/>
            <w:tcBorders>
              <w:top w:val="outset" w:sz="6" w:space="0" w:color="auto"/>
              <w:left w:val="outset" w:sz="6" w:space="0" w:color="auto"/>
              <w:bottom w:val="outset" w:sz="6" w:space="0" w:color="auto"/>
              <w:right w:val="outset" w:sz="6" w:space="0" w:color="auto"/>
            </w:tcBorders>
          </w:tcPr>
          <w:p w14:paraId="65509BAD"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4,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713860"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8CB6BB"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Brisbane</w:t>
            </w:r>
          </w:p>
        </w:tc>
        <w:tc>
          <w:tcPr>
            <w:tcW w:w="2976" w:type="dxa"/>
            <w:tcBorders>
              <w:top w:val="outset" w:sz="6" w:space="0" w:color="auto"/>
              <w:left w:val="outset" w:sz="6" w:space="0" w:color="auto"/>
              <w:bottom w:val="outset" w:sz="6" w:space="0" w:color="auto"/>
              <w:right w:val="outset" w:sz="6" w:space="0" w:color="auto"/>
            </w:tcBorders>
            <w:vAlign w:val="center"/>
          </w:tcPr>
          <w:p w14:paraId="1B4B077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Brisbane Cricket Ground</w:t>
            </w:r>
          </w:p>
        </w:tc>
      </w:tr>
      <w:tr w:rsidR="00DA258E" w:rsidRPr="00A7039D" w14:paraId="274D3BBB"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46573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3</w:t>
            </w:r>
          </w:p>
        </w:tc>
        <w:tc>
          <w:tcPr>
            <w:tcW w:w="1565" w:type="dxa"/>
            <w:tcBorders>
              <w:top w:val="outset" w:sz="6" w:space="0" w:color="auto"/>
              <w:left w:val="outset" w:sz="6" w:space="0" w:color="auto"/>
              <w:bottom w:val="outset" w:sz="6" w:space="0" w:color="auto"/>
              <w:right w:val="outset" w:sz="6" w:space="0" w:color="auto"/>
            </w:tcBorders>
          </w:tcPr>
          <w:p w14:paraId="108D4AA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17,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74ADF3"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42043D"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Adelaide</w:t>
            </w:r>
          </w:p>
        </w:tc>
        <w:tc>
          <w:tcPr>
            <w:tcW w:w="2976" w:type="dxa"/>
            <w:tcBorders>
              <w:top w:val="outset" w:sz="6" w:space="0" w:color="auto"/>
              <w:left w:val="outset" w:sz="6" w:space="0" w:color="auto"/>
              <w:bottom w:val="outset" w:sz="6" w:space="0" w:color="auto"/>
              <w:right w:val="outset" w:sz="6" w:space="0" w:color="auto"/>
            </w:tcBorders>
            <w:vAlign w:val="center"/>
          </w:tcPr>
          <w:p w14:paraId="69A9848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Adelaide Oval</w:t>
            </w:r>
          </w:p>
        </w:tc>
      </w:tr>
      <w:tr w:rsidR="00DA258E" w:rsidRPr="00A7039D" w14:paraId="3B245F6A"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F939DE"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4</w:t>
            </w:r>
          </w:p>
        </w:tc>
        <w:tc>
          <w:tcPr>
            <w:tcW w:w="1565" w:type="dxa"/>
            <w:tcBorders>
              <w:top w:val="outset" w:sz="6" w:space="0" w:color="auto"/>
              <w:left w:val="outset" w:sz="6" w:space="0" w:color="auto"/>
              <w:bottom w:val="outset" w:sz="6" w:space="0" w:color="auto"/>
              <w:right w:val="outset" w:sz="6" w:space="0" w:color="auto"/>
            </w:tcBorders>
          </w:tcPr>
          <w:p w14:paraId="6C2DD7AE"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26,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B82CD7"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9D0CE4"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Melbourne</w:t>
            </w:r>
          </w:p>
        </w:tc>
        <w:tc>
          <w:tcPr>
            <w:tcW w:w="2976" w:type="dxa"/>
            <w:tcBorders>
              <w:top w:val="outset" w:sz="6" w:space="0" w:color="auto"/>
              <w:left w:val="outset" w:sz="6" w:space="0" w:color="auto"/>
              <w:bottom w:val="outset" w:sz="6" w:space="0" w:color="auto"/>
              <w:right w:val="outset" w:sz="6" w:space="0" w:color="auto"/>
            </w:tcBorders>
            <w:vAlign w:val="center"/>
          </w:tcPr>
          <w:p w14:paraId="25049066"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Melbourne Cricket Ground</w:t>
            </w:r>
          </w:p>
        </w:tc>
      </w:tr>
      <w:tr w:rsidR="00DA258E" w:rsidRPr="00A7039D" w14:paraId="3EEE78A7" w14:textId="77777777" w:rsidTr="00AB52F2">
        <w:trPr>
          <w:trHeight w:val="238"/>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6D2E7C"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5</w:t>
            </w:r>
          </w:p>
        </w:tc>
        <w:tc>
          <w:tcPr>
            <w:tcW w:w="1565" w:type="dxa"/>
            <w:tcBorders>
              <w:top w:val="outset" w:sz="6" w:space="0" w:color="auto"/>
              <w:left w:val="outset" w:sz="6" w:space="0" w:color="auto"/>
              <w:bottom w:val="outset" w:sz="6" w:space="0" w:color="auto"/>
              <w:right w:val="outset" w:sz="6" w:space="0" w:color="auto"/>
            </w:tcBorders>
          </w:tcPr>
          <w:p w14:paraId="609D481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Jan 4,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E3ED6F"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86297"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Sydney</w:t>
            </w:r>
          </w:p>
        </w:tc>
        <w:tc>
          <w:tcPr>
            <w:tcW w:w="2976" w:type="dxa"/>
            <w:tcBorders>
              <w:top w:val="outset" w:sz="6" w:space="0" w:color="auto"/>
              <w:left w:val="outset" w:sz="6" w:space="0" w:color="auto"/>
              <w:bottom w:val="outset" w:sz="6" w:space="0" w:color="auto"/>
              <w:right w:val="outset" w:sz="6" w:space="0" w:color="auto"/>
            </w:tcBorders>
            <w:vAlign w:val="center"/>
          </w:tcPr>
          <w:p w14:paraId="058AF53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S</w:t>
            </w:r>
            <w:r w:rsidRPr="00A7039D">
              <w:rPr>
                <w:rFonts w:ascii="Arial" w:eastAsia="Times New Roman" w:hAnsi="Arial" w:cs="Arial"/>
                <w:color w:val="000000"/>
                <w:kern w:val="0"/>
                <w:sz w:val="18"/>
                <w:szCs w:val="18"/>
                <w14:ligatures w14:val="none"/>
              </w:rPr>
              <w:t>ydney Cricket Ground</w:t>
            </w:r>
          </w:p>
        </w:tc>
      </w:tr>
      <w:tr w:rsidR="00DA258E" w:rsidRPr="00A7039D" w14:paraId="6F041A4D"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977C8D"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6</w:t>
            </w:r>
          </w:p>
        </w:tc>
        <w:tc>
          <w:tcPr>
            <w:tcW w:w="1565" w:type="dxa"/>
            <w:tcBorders>
              <w:top w:val="outset" w:sz="6" w:space="0" w:color="auto"/>
              <w:left w:val="outset" w:sz="6" w:space="0" w:color="auto"/>
              <w:bottom w:val="outset" w:sz="6" w:space="0" w:color="auto"/>
              <w:right w:val="outset" w:sz="6" w:space="0" w:color="auto"/>
            </w:tcBorders>
          </w:tcPr>
          <w:p w14:paraId="17921DEB"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4,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27B0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71117"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w:t>
            </w:r>
          </w:p>
        </w:tc>
        <w:tc>
          <w:tcPr>
            <w:tcW w:w="2976" w:type="dxa"/>
            <w:tcBorders>
              <w:top w:val="outset" w:sz="6" w:space="0" w:color="auto"/>
              <w:left w:val="outset" w:sz="6" w:space="0" w:color="auto"/>
              <w:bottom w:val="outset" w:sz="6" w:space="0" w:color="auto"/>
              <w:right w:val="outset" w:sz="6" w:space="0" w:color="auto"/>
            </w:tcBorders>
            <w:vAlign w:val="center"/>
          </w:tcPr>
          <w:p w14:paraId="61A76CC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 Cricket Ground</w:t>
            </w:r>
          </w:p>
        </w:tc>
      </w:tr>
      <w:tr w:rsidR="00DA258E" w:rsidRPr="00A7039D" w14:paraId="008A42A5"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1F549"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7</w:t>
            </w:r>
          </w:p>
        </w:tc>
        <w:tc>
          <w:tcPr>
            <w:tcW w:w="1565" w:type="dxa"/>
            <w:tcBorders>
              <w:top w:val="outset" w:sz="6" w:space="0" w:color="auto"/>
              <w:left w:val="outset" w:sz="6" w:space="0" w:color="auto"/>
              <w:bottom w:val="outset" w:sz="6" w:space="0" w:color="auto"/>
              <w:right w:val="outset" w:sz="6" w:space="0" w:color="auto"/>
            </w:tcBorders>
          </w:tcPr>
          <w:p w14:paraId="2DDBA7FE"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17,2026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89722"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5AE7B7"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The Oval</w:t>
            </w:r>
          </w:p>
        </w:tc>
        <w:tc>
          <w:tcPr>
            <w:tcW w:w="2976" w:type="dxa"/>
            <w:tcBorders>
              <w:top w:val="outset" w:sz="6" w:space="0" w:color="auto"/>
              <w:left w:val="outset" w:sz="6" w:space="0" w:color="auto"/>
              <w:bottom w:val="outset" w:sz="6" w:space="0" w:color="auto"/>
              <w:right w:val="outset" w:sz="6" w:space="0" w:color="auto"/>
            </w:tcBorders>
            <w:vAlign w:val="center"/>
          </w:tcPr>
          <w:p w14:paraId="4A7834B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The Kia Oval</w:t>
            </w:r>
          </w:p>
        </w:tc>
      </w:tr>
      <w:tr w:rsidR="00DA258E" w:rsidRPr="00A7039D" w14:paraId="0261DBB3"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B6D56"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8</w:t>
            </w:r>
          </w:p>
        </w:tc>
        <w:tc>
          <w:tcPr>
            <w:tcW w:w="1565" w:type="dxa"/>
            <w:tcBorders>
              <w:top w:val="outset" w:sz="6" w:space="0" w:color="auto"/>
              <w:left w:val="outset" w:sz="6" w:space="0" w:color="auto"/>
              <w:bottom w:val="outset" w:sz="6" w:space="0" w:color="auto"/>
              <w:right w:val="outset" w:sz="6" w:space="0" w:color="auto"/>
            </w:tcBorders>
          </w:tcPr>
          <w:p w14:paraId="440E5B54"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25,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D277B6"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4764EC"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Nottingham</w:t>
            </w:r>
          </w:p>
        </w:tc>
        <w:tc>
          <w:tcPr>
            <w:tcW w:w="2976" w:type="dxa"/>
            <w:tcBorders>
              <w:top w:val="outset" w:sz="6" w:space="0" w:color="auto"/>
              <w:left w:val="outset" w:sz="6" w:space="0" w:color="auto"/>
              <w:bottom w:val="outset" w:sz="6" w:space="0" w:color="auto"/>
              <w:right w:val="outset" w:sz="6" w:space="0" w:color="auto"/>
            </w:tcBorders>
            <w:vAlign w:val="center"/>
          </w:tcPr>
          <w:p w14:paraId="1BF7897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Trent Bridge</w:t>
            </w:r>
          </w:p>
        </w:tc>
      </w:tr>
      <w:tr w:rsidR="00DA258E" w:rsidRPr="00A7039D" w14:paraId="1951F1AB"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36155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9</w:t>
            </w:r>
          </w:p>
        </w:tc>
        <w:tc>
          <w:tcPr>
            <w:tcW w:w="1565" w:type="dxa"/>
            <w:tcBorders>
              <w:top w:val="outset" w:sz="6" w:space="0" w:color="auto"/>
              <w:left w:val="outset" w:sz="6" w:space="0" w:color="auto"/>
              <w:bottom w:val="outset" w:sz="6" w:space="0" w:color="auto"/>
              <w:right w:val="outset" w:sz="6" w:space="0" w:color="auto"/>
            </w:tcBorders>
          </w:tcPr>
          <w:p w14:paraId="58DE07CB"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Aug 19,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DDEF4E"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26724"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Leeds</w:t>
            </w:r>
          </w:p>
        </w:tc>
        <w:tc>
          <w:tcPr>
            <w:tcW w:w="2976" w:type="dxa"/>
            <w:tcBorders>
              <w:top w:val="outset" w:sz="6" w:space="0" w:color="auto"/>
              <w:left w:val="outset" w:sz="6" w:space="0" w:color="auto"/>
              <w:bottom w:val="outset" w:sz="6" w:space="0" w:color="auto"/>
              <w:right w:val="outset" w:sz="6" w:space="0" w:color="auto"/>
            </w:tcBorders>
            <w:vAlign w:val="center"/>
          </w:tcPr>
          <w:p w14:paraId="09ABA7D3"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Headingley</w:t>
            </w:r>
          </w:p>
        </w:tc>
      </w:tr>
      <w:tr w:rsidR="00DA258E" w:rsidRPr="00A7039D" w14:paraId="013DB8D7"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B0E072"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10</w:t>
            </w:r>
          </w:p>
        </w:tc>
        <w:tc>
          <w:tcPr>
            <w:tcW w:w="1565" w:type="dxa"/>
            <w:tcBorders>
              <w:top w:val="outset" w:sz="6" w:space="0" w:color="auto"/>
              <w:left w:val="outset" w:sz="6" w:space="0" w:color="auto"/>
              <w:bottom w:val="outset" w:sz="6" w:space="0" w:color="auto"/>
              <w:right w:val="outset" w:sz="6" w:space="0" w:color="auto"/>
            </w:tcBorders>
          </w:tcPr>
          <w:p w14:paraId="579F5F83"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Aug 27,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200639"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B862F"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w:t>
            </w:r>
          </w:p>
        </w:tc>
        <w:tc>
          <w:tcPr>
            <w:tcW w:w="2976" w:type="dxa"/>
            <w:tcBorders>
              <w:top w:val="outset" w:sz="6" w:space="0" w:color="auto"/>
              <w:left w:val="outset" w:sz="6" w:space="0" w:color="auto"/>
              <w:bottom w:val="outset" w:sz="6" w:space="0" w:color="auto"/>
              <w:right w:val="outset" w:sz="6" w:space="0" w:color="auto"/>
            </w:tcBorders>
            <w:vAlign w:val="center"/>
          </w:tcPr>
          <w:p w14:paraId="2C778BDF"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 Cricket Ground</w:t>
            </w:r>
          </w:p>
        </w:tc>
      </w:tr>
      <w:tr w:rsidR="00DA258E" w:rsidRPr="00A7039D" w14:paraId="3DEFE0DA" w14:textId="77777777" w:rsidTr="00AB52F2">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E8C6E1"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11</w:t>
            </w:r>
          </w:p>
        </w:tc>
        <w:tc>
          <w:tcPr>
            <w:tcW w:w="1565" w:type="dxa"/>
            <w:tcBorders>
              <w:top w:val="outset" w:sz="6" w:space="0" w:color="auto"/>
              <w:left w:val="outset" w:sz="6" w:space="0" w:color="auto"/>
              <w:bottom w:val="outset" w:sz="6" w:space="0" w:color="auto"/>
              <w:right w:val="outset" w:sz="6" w:space="0" w:color="auto"/>
            </w:tcBorders>
          </w:tcPr>
          <w:p w14:paraId="7822771C"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Sep 9,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405C84"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2A0AA6"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Birmingham</w:t>
            </w:r>
          </w:p>
        </w:tc>
        <w:tc>
          <w:tcPr>
            <w:tcW w:w="2976" w:type="dxa"/>
            <w:tcBorders>
              <w:top w:val="outset" w:sz="6" w:space="0" w:color="auto"/>
              <w:left w:val="outset" w:sz="6" w:space="0" w:color="auto"/>
              <w:bottom w:val="outset" w:sz="6" w:space="0" w:color="auto"/>
              <w:right w:val="outset" w:sz="6" w:space="0" w:color="auto"/>
            </w:tcBorders>
            <w:vAlign w:val="center"/>
          </w:tcPr>
          <w:p w14:paraId="2CE73BDA" w14:textId="77777777" w:rsidR="00DA258E" w:rsidRPr="00A7039D" w:rsidRDefault="00DA258E" w:rsidP="00AB52F2">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Edgbaston</w:t>
            </w:r>
          </w:p>
        </w:tc>
      </w:tr>
    </w:tbl>
    <w:p w14:paraId="38920E21" w14:textId="0394F7A9" w:rsidR="00DA258E" w:rsidRDefault="00DA258E" w:rsidP="00847881">
      <w:pPr>
        <w:pStyle w:val="NoSpacing"/>
        <w:jc w:val="both"/>
      </w:pPr>
    </w:p>
    <w:p w14:paraId="51952B46" w14:textId="157A0318" w:rsidR="00CD121B" w:rsidDel="00FA13C4" w:rsidRDefault="00DA258E" w:rsidP="00847881">
      <w:pPr>
        <w:pStyle w:val="NoSpacing"/>
        <w:jc w:val="both"/>
        <w:rPr>
          <w:moveFrom w:id="131" w:author="KARKI, Saral (CIMMYT-Nepal)" w:date="2025-10-31T13:21:00Z" w16du:dateUtc="2025-10-31T07:36:00Z"/>
        </w:rPr>
      </w:pPr>
      <w:moveFromRangeStart w:id="132" w:author="KARKI, Saral (CIMMYT-Nepal)" w:date="2025-10-31T13:21:00Z" w:name="move212809295"/>
      <w:moveFrom w:id="133" w:author="KARKI, Saral (CIMMYT-Nepal)" w:date="2025-10-31T13:21:00Z" w16du:dateUtc="2025-10-31T07:36:00Z">
        <w:r w:rsidDel="00FA13C4">
          <w:t xml:space="preserve">Before delving into the fixture wise possibilities, given what an exceptional post 2020 Root has had, we will look at the scenarios before and after 2020. </w:t>
        </w:r>
      </w:moveFrom>
    </w:p>
    <w:moveFromRangeEnd w:id="132"/>
    <w:p w14:paraId="725F4014" w14:textId="77777777" w:rsidR="00DA258E" w:rsidRDefault="00DA258E" w:rsidP="00DA258E">
      <w:pPr>
        <w:pStyle w:val="NoSpacing"/>
        <w:jc w:val="both"/>
        <w:rPr>
          <w:b/>
          <w:bCs/>
        </w:rPr>
      </w:pPr>
    </w:p>
    <w:p w14:paraId="6492778C" w14:textId="77777777" w:rsidR="00DA258E" w:rsidRDefault="00DA258E">
      <w:pPr>
        <w:rPr>
          <w:b/>
          <w:bCs/>
        </w:rPr>
      </w:pPr>
      <w:r>
        <w:rPr>
          <w:b/>
          <w:bCs/>
        </w:rPr>
        <w:br w:type="page"/>
      </w:r>
    </w:p>
    <w:p w14:paraId="42A8D721" w14:textId="6FAFFBDE" w:rsidR="00FA13C4" w:rsidRDefault="00FA13C4" w:rsidP="00FA13C4">
      <w:pPr>
        <w:pStyle w:val="NoSpacing"/>
        <w:jc w:val="both"/>
        <w:rPr>
          <w:ins w:id="134" w:author="KARKI, Saral (CIMMYT-Nepal)" w:date="2025-10-31T13:23:00Z" w16du:dateUtc="2025-10-31T07:38:00Z"/>
        </w:rPr>
      </w:pPr>
      <w:ins w:id="135" w:author="KARKI, Saral (CIMMYT-Nepal)" w:date="2025-10-31T13:21:00Z" w16du:dateUtc="2025-10-31T07:36:00Z">
        <w:r>
          <w:lastRenderedPageBreak/>
          <w:t xml:space="preserve">Root </w:t>
        </w:r>
      </w:ins>
      <w:ins w:id="136" w:author="KARKI, Saral (CIMMYT-Nepal)" w:date="2025-10-31T13:22:00Z" w16du:dateUtc="2025-10-31T07:37:00Z">
        <w:r>
          <w:t xml:space="preserve">career can also be divided into two halves – one before 2021 </w:t>
        </w:r>
      </w:ins>
      <w:ins w:id="137" w:author="KARKI, Saral (CIMMYT-Nepal)" w:date="2025-10-31T13:36:00Z" w16du:dateUtc="2025-10-31T07:51:00Z">
        <w:r w:rsidR="00A8312E">
          <w:t xml:space="preserve">(under 30) </w:t>
        </w:r>
      </w:ins>
      <w:ins w:id="138" w:author="KARKI, Saral (CIMMYT-Nepal)" w:date="2025-10-31T13:22:00Z" w16du:dateUtc="2025-10-31T07:37:00Z">
        <w:r>
          <w:t xml:space="preserve">and one </w:t>
        </w:r>
      </w:ins>
      <w:ins w:id="139" w:author="KARKI, Saral (CIMMYT-Nepal)" w:date="2025-10-31T13:35:00Z" w16du:dateUtc="2025-10-31T07:50:00Z">
        <w:r w:rsidR="00F90F31">
          <w:t xml:space="preserve">since </w:t>
        </w:r>
      </w:ins>
      <w:ins w:id="140" w:author="KARKI, Saral (CIMMYT-Nepal)" w:date="2025-10-31T13:22:00Z" w16du:dateUtc="2025-10-31T07:37:00Z">
        <w:r>
          <w:t>2021</w:t>
        </w:r>
      </w:ins>
      <w:ins w:id="141" w:author="KARKI, Saral (CIMMYT-Nepal)" w:date="2025-10-31T13:36:00Z" w16du:dateUtc="2025-10-31T07:51:00Z">
        <w:r w:rsidR="00A8312E">
          <w:t xml:space="preserve"> (after turning 30) </w:t>
        </w:r>
      </w:ins>
      <w:ins w:id="142" w:author="KARKI, Saral (CIMMYT-Nepal)" w:date="2025-10-31T13:22:00Z" w16du:dateUtc="2025-10-31T07:37:00Z">
        <w:r>
          <w:t>. In the first half</w:t>
        </w:r>
      </w:ins>
      <w:ins w:id="143" w:author="KARKI, Saral (CIMMYT-Nepal)" w:date="2025-10-31T13:38:00Z" w16du:dateUtc="2025-10-31T07:53:00Z">
        <w:r w:rsidR="00601E0E">
          <w:t xml:space="preserve">, before 30 </w:t>
        </w:r>
      </w:ins>
      <w:ins w:id="144" w:author="KARKI, Saral (CIMMYT-Nepal)" w:date="2025-10-31T13:22:00Z" w16du:dateUtc="2025-10-31T07:37:00Z">
        <w:r>
          <w:t>Root average 47.72</w:t>
        </w:r>
      </w:ins>
      <w:ins w:id="145" w:author="KARKI, Saral (CIMMYT-Nepal)" w:date="2025-10-31T13:42:00Z" w16du:dateUtc="2025-10-31T07:57:00Z">
        <w:r w:rsidR="00601E0E">
          <w:t xml:space="preserve"> from 97 tests</w:t>
        </w:r>
      </w:ins>
      <w:ins w:id="146" w:author="KARKI, Saral (CIMMYT-Nepal)" w:date="2025-10-31T13:22:00Z" w16du:dateUtc="2025-10-31T07:37:00Z">
        <w:r>
          <w:t xml:space="preserve"> </w:t>
        </w:r>
      </w:ins>
      <w:ins w:id="147" w:author="KARKI, Saral (CIMMYT-Nepal)" w:date="2025-10-31T13:43:00Z" w16du:dateUtc="2025-10-31T07:58:00Z">
        <w:r w:rsidR="00C87EAF">
          <w:t xml:space="preserve">with 17 centuries </w:t>
        </w:r>
      </w:ins>
      <w:ins w:id="148" w:author="KARKI, Saral (CIMMYT-Nepal)" w:date="2025-10-31T13:23:00Z" w16du:dateUtc="2025-10-31T07:38:00Z">
        <w:r>
          <w:t xml:space="preserve">and twice has average below 40. </w:t>
        </w:r>
      </w:ins>
    </w:p>
    <w:p w14:paraId="3FA07B15" w14:textId="77777777" w:rsidR="00FA13C4" w:rsidRDefault="00FA13C4" w:rsidP="00FA13C4">
      <w:pPr>
        <w:pStyle w:val="NoSpacing"/>
        <w:jc w:val="both"/>
        <w:rPr>
          <w:ins w:id="149" w:author="KARKI, Saral (CIMMYT-Nepal)" w:date="2025-10-31T13:23:00Z" w16du:dateUtc="2025-10-31T07:38:00Z"/>
        </w:rPr>
      </w:pPr>
    </w:p>
    <w:p w14:paraId="6E451338" w14:textId="13A95642" w:rsidR="00FA13C4" w:rsidRDefault="00FA13C4" w:rsidP="00FA13C4">
      <w:pPr>
        <w:pStyle w:val="NoSpacing"/>
        <w:jc w:val="both"/>
        <w:rPr>
          <w:ins w:id="150" w:author="KARKI, Saral (CIMMYT-Nepal)" w:date="2025-10-31T13:43:00Z" w16du:dateUtc="2025-10-31T07:58:00Z"/>
        </w:rPr>
      </w:pPr>
      <w:ins w:id="151" w:author="KARKI, Saral (CIMMYT-Nepal)" w:date="2025-10-31T13:23:00Z" w16du:dateUtc="2025-10-31T07:38:00Z">
        <w:r>
          <w:t>In the second half (S</w:t>
        </w:r>
      </w:ins>
      <w:ins w:id="152" w:author="KARKI, Saral (CIMMYT-Nepal)" w:date="2025-10-31T13:24:00Z" w16du:dateUtc="2025-10-31T07:39:00Z">
        <w:r>
          <w:t>ince</w:t>
        </w:r>
      </w:ins>
      <w:ins w:id="153" w:author="KARKI, Saral (CIMMYT-Nepal)" w:date="2025-10-31T13:23:00Z" w16du:dateUtc="2025-10-31T07:38:00Z">
        <w:r>
          <w:t xml:space="preserve"> 2021) </w:t>
        </w:r>
      </w:ins>
      <w:ins w:id="154" w:author="KARKI, Saral (CIMMYT-Nepal)" w:date="2025-10-31T13:22:00Z" w16du:dateUtc="2025-10-31T07:37:00Z">
        <w:r>
          <w:t xml:space="preserve"> </w:t>
        </w:r>
      </w:ins>
      <w:moveToRangeStart w:id="155" w:author="KARKI, Saral (CIMMYT-Nepal)" w:date="2025-10-31T13:21:00Z" w:name="move212809295"/>
      <w:moveTo w:id="156" w:author="KARKI, Saral (CIMMYT-Nepal)" w:date="2025-10-31T13:21:00Z" w16du:dateUtc="2025-10-31T07:36:00Z">
        <w:del w:id="157" w:author="KARKI, Saral (CIMMYT-Nepal)" w:date="2025-10-31T13:24:00Z" w16du:dateUtc="2025-10-31T07:39:00Z">
          <w:r w:rsidRPr="00FA13C4" w:rsidDel="00FA13C4">
            <w:delText xml:space="preserve">Before delving into the fixture wise possibilities, given what an exceptional post 2020 Root has had, we will look at the scenarios before and after 2020. </w:delText>
          </w:r>
        </w:del>
      </w:moveTo>
      <w:ins w:id="158" w:author="KARKI, Saral (CIMMYT-Nepal)" w:date="2025-10-31T13:24:00Z" w16du:dateUtc="2025-10-31T07:39:00Z">
        <w:r>
          <w:t xml:space="preserve">Root has scored at an average of 56.63 </w:t>
        </w:r>
      </w:ins>
      <w:ins w:id="159" w:author="KARKI, Saral (CIMMYT-Nepal)" w:date="2025-10-31T13:42:00Z" w16du:dateUtc="2025-10-31T07:57:00Z">
        <w:r w:rsidR="00601E0E">
          <w:t xml:space="preserve">from 61 tests </w:t>
        </w:r>
      </w:ins>
      <w:ins w:id="160" w:author="KARKI, Saral (CIMMYT-Nepal)" w:date="2025-10-31T13:24:00Z" w16du:dateUtc="2025-10-31T07:39:00Z">
        <w:r>
          <w:t xml:space="preserve">and has scored </w:t>
        </w:r>
      </w:ins>
      <w:ins w:id="161" w:author="KARKI, Saral (CIMMYT-Nepal)" w:date="2025-10-31T13:43:00Z" w16du:dateUtc="2025-10-31T07:58:00Z">
        <w:r w:rsidR="00C87EAF">
          <w:t>2</w:t>
        </w:r>
      </w:ins>
      <w:ins w:id="162" w:author="KARKI, Saral (CIMMYT-Nepal)" w:date="2025-10-31T13:24:00Z" w16du:dateUtc="2025-10-31T07:39:00Z">
        <w:r>
          <w:t>2 centuries</w:t>
        </w:r>
      </w:ins>
      <w:ins w:id="163" w:author="KARKI, Saral (CIMMYT-Nepal)" w:date="2025-10-31T13:43:00Z" w16du:dateUtc="2025-10-31T07:58:00Z">
        <w:r w:rsidR="00C87EAF">
          <w:t xml:space="preserve">. </w:t>
        </w:r>
      </w:ins>
    </w:p>
    <w:p w14:paraId="5289111D" w14:textId="77777777" w:rsidR="00C87EAF" w:rsidRDefault="00C87EAF" w:rsidP="00FA13C4">
      <w:pPr>
        <w:pStyle w:val="NoSpacing"/>
        <w:jc w:val="both"/>
        <w:rPr>
          <w:ins w:id="164" w:author="KARKI, Saral (CIMMYT-Nepal)" w:date="2025-10-31T13:43:00Z" w16du:dateUtc="2025-10-31T07:58:00Z"/>
        </w:rPr>
      </w:pPr>
    </w:p>
    <w:p w14:paraId="1F9501D8" w14:textId="730AECB9" w:rsidR="00C87EAF" w:rsidRDefault="00C87EAF" w:rsidP="00FA13C4">
      <w:pPr>
        <w:pStyle w:val="NoSpacing"/>
        <w:jc w:val="both"/>
        <w:rPr>
          <w:ins w:id="165" w:author="KARKI, Saral (CIMMYT-Nepal)" w:date="2025-10-31T13:25:00Z" w16du:dateUtc="2025-10-31T07:40:00Z"/>
        </w:rPr>
      </w:pPr>
      <w:ins w:id="166" w:author="KARKI, Saral (CIMMYT-Nepal)" w:date="2025-10-31T13:43:00Z" w16du:dateUtc="2025-10-31T07:58:00Z">
        <w:r>
          <w:t>Root clearly has been going streng</w:t>
        </w:r>
      </w:ins>
      <w:ins w:id="167" w:author="KARKI, Saral (CIMMYT-Nepal)" w:date="2025-10-31T13:44:00Z" w16du:dateUtc="2025-10-31T07:59:00Z">
        <w:r>
          <w:t xml:space="preserve">th to strength after turning 30 which is also one the main reason we are even having this conversation. </w:t>
        </w:r>
      </w:ins>
    </w:p>
    <w:p w14:paraId="11FFD93C" w14:textId="77777777" w:rsidR="00FA13C4" w:rsidRDefault="00FA13C4" w:rsidP="00FA13C4">
      <w:pPr>
        <w:pStyle w:val="NoSpacing"/>
        <w:jc w:val="both"/>
        <w:rPr>
          <w:ins w:id="168" w:author="KARKI, Saral (CIMMYT-Nepal)" w:date="2025-10-31T13:25:00Z" w16du:dateUtc="2025-10-31T07:40:00Z"/>
        </w:rPr>
      </w:pPr>
    </w:p>
    <w:p w14:paraId="3CF0D419" w14:textId="77777777" w:rsidR="00FA13C4" w:rsidRDefault="00FA13C4" w:rsidP="00FA13C4">
      <w:pPr>
        <w:pStyle w:val="NoSpacing"/>
        <w:jc w:val="both"/>
        <w:rPr>
          <w:ins w:id="169" w:author="KARKI, Saral (CIMMYT-Nepal)" w:date="2025-10-31T13:21:00Z" w16du:dateUtc="2025-10-31T07:36:00Z"/>
        </w:rPr>
      </w:pPr>
    </w:p>
    <w:p w14:paraId="26518BD5" w14:textId="77777777" w:rsidR="00FA13C4" w:rsidRDefault="00FA13C4" w:rsidP="00FA13C4">
      <w:pPr>
        <w:pStyle w:val="NoSpacing"/>
        <w:jc w:val="both"/>
        <w:rPr>
          <w:ins w:id="170" w:author="KARKI, Saral (CIMMYT-Nepal)" w:date="2025-10-31T13:21:00Z" w16du:dateUtc="2025-10-31T07:36:00Z"/>
        </w:rPr>
      </w:pPr>
    </w:p>
    <w:p w14:paraId="41876621" w14:textId="244760C1" w:rsidR="00FA13C4" w:rsidRDefault="00FA13C4" w:rsidP="00FA13C4">
      <w:pPr>
        <w:pStyle w:val="NoSpacing"/>
        <w:jc w:val="both"/>
        <w:rPr>
          <w:ins w:id="171" w:author="KARKI, Saral (CIMMYT-Nepal)" w:date="2025-10-31T13:26:00Z" w16du:dateUtc="2025-10-31T07:41:00Z"/>
        </w:rPr>
      </w:pPr>
      <w:ins w:id="172" w:author="KARKI, Saral (CIMMYT-Nepal)" w:date="2025-10-31T13:21:00Z" w16du:dateUtc="2025-10-31T07:36:00Z">
        <w:r w:rsidRPr="008C3EF4">
          <w:rPr>
            <w:noProof/>
          </w:rPr>
          <w:drawing>
            <wp:inline distT="0" distB="0" distL="0" distR="0" wp14:anchorId="61579BC3" wp14:editId="78FF64E6">
              <wp:extent cx="3746500" cy="3822959"/>
              <wp:effectExtent l="0" t="0" r="0" b="0"/>
              <wp:docPr id="148709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1398" name=""/>
                      <pic:cNvPicPr/>
                    </pic:nvPicPr>
                    <pic:blipFill>
                      <a:blip r:embed="rId5"/>
                      <a:stretch>
                        <a:fillRect/>
                      </a:stretch>
                    </pic:blipFill>
                    <pic:spPr>
                      <a:xfrm>
                        <a:off x="0" y="0"/>
                        <a:ext cx="3764114" cy="3840932"/>
                      </a:xfrm>
                      <a:prstGeom prst="rect">
                        <a:avLst/>
                      </a:prstGeom>
                    </pic:spPr>
                  </pic:pic>
                </a:graphicData>
              </a:graphic>
            </wp:inline>
          </w:drawing>
        </w:r>
      </w:ins>
    </w:p>
    <w:p w14:paraId="336F76D9" w14:textId="52553E8B" w:rsidR="00FA13C4" w:rsidRDefault="00FA13C4" w:rsidP="00FA13C4">
      <w:pPr>
        <w:pStyle w:val="NoSpacing"/>
        <w:jc w:val="both"/>
        <w:rPr>
          <w:ins w:id="173" w:author="KARKI, Saral (CIMMYT-Nepal)" w:date="2025-10-31T13:25:00Z" w16du:dateUtc="2025-10-31T07:40:00Z"/>
        </w:rPr>
      </w:pPr>
      <w:ins w:id="174" w:author="KARKI, Saral (CIMMYT-Nepal)" w:date="2025-10-31T13:26:00Z" w16du:dateUtc="2025-10-31T07:41:00Z">
        <w:r w:rsidRPr="00FC76F2">
          <w:rPr>
            <w:noProof/>
          </w:rPr>
          <w:lastRenderedPageBreak/>
          <w:drawing>
            <wp:inline distT="0" distB="0" distL="0" distR="0" wp14:anchorId="2B4D40ED" wp14:editId="4DC08330">
              <wp:extent cx="4470400" cy="2669344"/>
              <wp:effectExtent l="0" t="0" r="1905" b="0"/>
              <wp:docPr id="5682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1790" name=""/>
                      <pic:cNvPicPr/>
                    </pic:nvPicPr>
                    <pic:blipFill>
                      <a:blip r:embed="rId6"/>
                      <a:stretch>
                        <a:fillRect/>
                      </a:stretch>
                    </pic:blipFill>
                    <pic:spPr>
                      <a:xfrm>
                        <a:off x="0" y="0"/>
                        <a:ext cx="4470400" cy="2669344"/>
                      </a:xfrm>
                      <a:prstGeom prst="rect">
                        <a:avLst/>
                      </a:prstGeom>
                    </pic:spPr>
                  </pic:pic>
                </a:graphicData>
              </a:graphic>
            </wp:inline>
          </w:drawing>
        </w:r>
      </w:ins>
    </w:p>
    <w:p w14:paraId="56A37A9C" w14:textId="77777777" w:rsidR="00FA13C4" w:rsidRDefault="00FA13C4" w:rsidP="00FA13C4">
      <w:pPr>
        <w:pStyle w:val="NoSpacing"/>
        <w:jc w:val="both"/>
        <w:rPr>
          <w:ins w:id="175" w:author="KARKI, Saral (CIMMYT-Nepal)" w:date="2025-10-31T13:25:00Z" w16du:dateUtc="2025-10-31T07:40:00Z"/>
        </w:rPr>
      </w:pPr>
    </w:p>
    <w:p w14:paraId="79E59EC2" w14:textId="03896348" w:rsidR="00FA13C4" w:rsidRDefault="00FA13C4" w:rsidP="00FA13C4">
      <w:pPr>
        <w:pStyle w:val="NoSpacing"/>
        <w:jc w:val="both"/>
        <w:rPr>
          <w:ins w:id="176" w:author="KARKI, Saral (CIMMYT-Nepal)" w:date="2025-10-31T13:25:00Z" w16du:dateUtc="2025-10-31T07:40:00Z"/>
        </w:rPr>
      </w:pPr>
      <w:ins w:id="177" w:author="KARKI, Saral (CIMMYT-Nepal)" w:date="2025-10-31T13:25:00Z" w16du:dateUtc="2025-10-31T07:40:00Z">
        <w:r>
          <w:t>Centuries graph (can go here)</w:t>
        </w:r>
      </w:ins>
    </w:p>
    <w:p w14:paraId="58BF659D" w14:textId="77777777" w:rsidR="00FA13C4" w:rsidRDefault="00FA13C4" w:rsidP="00FA13C4">
      <w:pPr>
        <w:pStyle w:val="NoSpacing"/>
        <w:jc w:val="both"/>
        <w:rPr>
          <w:ins w:id="178" w:author="KARKI, Saral (CIMMYT-Nepal)" w:date="2025-10-31T13:44:00Z" w16du:dateUtc="2025-10-31T07:59:00Z"/>
        </w:rPr>
      </w:pPr>
    </w:p>
    <w:p w14:paraId="6347B444" w14:textId="7E2C0BA3" w:rsidR="00D941E4" w:rsidRDefault="00D941E4" w:rsidP="00FA13C4">
      <w:pPr>
        <w:pStyle w:val="NoSpacing"/>
        <w:jc w:val="both"/>
        <w:rPr>
          <w:ins w:id="179" w:author="KARKI, Saral (CIMMYT-Nepal)" w:date="2025-10-31T13:45:00Z" w16du:dateUtc="2025-10-31T08:00:00Z"/>
        </w:rPr>
      </w:pPr>
      <w:ins w:id="180" w:author="KARKI, Saral (CIMMYT-Nepal)" w:date="2025-10-31T13:44:00Z" w16du:dateUtc="2025-10-31T07:59:00Z">
        <w:r>
          <w:t xml:space="preserve">If we look at the two scenarios then, what happens if Root scores at an average </w:t>
        </w:r>
      </w:ins>
      <w:ins w:id="181" w:author="KARKI, Saral (CIMMYT-Nepal)" w:date="2025-10-31T13:45:00Z" w16du:dateUtc="2025-10-31T08:00:00Z">
        <w:r>
          <w:t>before 30</w:t>
        </w:r>
      </w:ins>
    </w:p>
    <w:p w14:paraId="17848823" w14:textId="26C8F231" w:rsidR="00D941E4" w:rsidRDefault="00D941E4" w:rsidP="00FA13C4">
      <w:pPr>
        <w:pStyle w:val="NoSpacing"/>
        <w:jc w:val="both"/>
        <w:rPr>
          <w:ins w:id="182" w:author="KARKI, Saral (CIMMYT-Nepal)" w:date="2025-10-31T13:25:00Z" w16du:dateUtc="2025-10-31T07:40:00Z"/>
        </w:rPr>
      </w:pPr>
      <w:ins w:id="183" w:author="KARKI, Saral (CIMMYT-Nepal)" w:date="2025-10-31T13:45:00Z" w16du:dateUtc="2025-10-31T08:00:00Z">
        <w:r>
          <w:t xml:space="preserve">And after 30. </w:t>
        </w:r>
      </w:ins>
    </w:p>
    <w:p w14:paraId="6D197F48" w14:textId="77777777" w:rsidR="00FA13C4" w:rsidRPr="00FA13C4" w:rsidDel="00D941E4" w:rsidRDefault="00FA13C4" w:rsidP="00FA13C4">
      <w:pPr>
        <w:pStyle w:val="NoSpacing"/>
        <w:jc w:val="both"/>
        <w:rPr>
          <w:del w:id="184" w:author="KARKI, Saral (CIMMYT-Nepal)" w:date="2025-10-31T13:45:00Z" w16du:dateUtc="2025-10-31T08:00:00Z"/>
          <w:moveTo w:id="185" w:author="KARKI, Saral (CIMMYT-Nepal)" w:date="2025-10-31T13:21:00Z" w16du:dateUtc="2025-10-31T07:36:00Z"/>
        </w:rPr>
      </w:pPr>
    </w:p>
    <w:moveToRangeEnd w:id="155"/>
    <w:p w14:paraId="1BB4FA60" w14:textId="77777777" w:rsidR="00FA13C4" w:rsidRDefault="00FA13C4" w:rsidP="00DA258E">
      <w:pPr>
        <w:pStyle w:val="NoSpacing"/>
        <w:jc w:val="both"/>
        <w:rPr>
          <w:ins w:id="186" w:author="KARKI, Saral (CIMMYT-Nepal)" w:date="2025-10-31T13:21:00Z" w16du:dateUtc="2025-10-31T07:36:00Z"/>
          <w:b/>
          <w:bCs/>
        </w:rPr>
      </w:pPr>
    </w:p>
    <w:p w14:paraId="4B2A4443" w14:textId="452CAC6F" w:rsidR="00DA258E" w:rsidRPr="00304DF8" w:rsidRDefault="00DA258E" w:rsidP="00DA258E">
      <w:pPr>
        <w:pStyle w:val="NoSpacing"/>
        <w:jc w:val="both"/>
      </w:pPr>
      <w:del w:id="187" w:author="KARKI, Saral (CIMMYT-Nepal)" w:date="2025-10-31T13:35:00Z" w16du:dateUtc="2025-10-31T07:50:00Z">
        <w:r w:rsidDel="00AD5E35">
          <w:rPr>
            <w:b/>
            <w:bCs/>
          </w:rPr>
          <w:delText>Pre-2021 scenario</w:delText>
        </w:r>
      </w:del>
      <w:ins w:id="188" w:author="KARKI, Saral (CIMMYT-Nepal)" w:date="2025-10-31T13:35:00Z" w16du:dateUtc="2025-10-31T07:50:00Z">
        <w:r w:rsidR="00AD5E35">
          <w:rPr>
            <w:b/>
            <w:bCs/>
          </w:rPr>
          <w:t>2012-2020</w:t>
        </w:r>
      </w:ins>
      <w:ins w:id="189" w:author="KARKI, Saral (CIMMYT-Nepal)" w:date="2025-10-31T13:45:00Z" w16du:dateUtc="2025-10-31T08:00:00Z">
        <w:r w:rsidR="00D941E4">
          <w:rPr>
            <w:b/>
            <w:bCs/>
          </w:rPr>
          <w:t xml:space="preserve"> (Before turning 30)</w:t>
        </w:r>
      </w:ins>
    </w:p>
    <w:p w14:paraId="2F89A811" w14:textId="77777777" w:rsidR="00DA258E" w:rsidRPr="00FC76F2" w:rsidRDefault="00DA258E" w:rsidP="00DA258E">
      <w:pPr>
        <w:pStyle w:val="NoSpacing"/>
        <w:jc w:val="both"/>
        <w:rPr>
          <w:b/>
          <w:bCs/>
        </w:rPr>
      </w:pPr>
    </w:p>
    <w:p w14:paraId="4F0152F7" w14:textId="3106E9AC" w:rsidR="00DA258E" w:rsidDel="00FA13C4" w:rsidRDefault="00DA258E" w:rsidP="00DA258E">
      <w:pPr>
        <w:pStyle w:val="NoSpacing"/>
        <w:jc w:val="both"/>
        <w:rPr>
          <w:del w:id="190" w:author="KARKI, Saral (CIMMYT-Nepal)" w:date="2025-10-31T13:26:00Z" w16du:dateUtc="2025-10-31T07:41:00Z"/>
        </w:rPr>
      </w:pPr>
      <w:del w:id="191" w:author="KARKI, Saral (CIMMYT-Nepal)" w:date="2025-10-31T13:26:00Z" w16du:dateUtc="2025-10-31T07:41:00Z">
        <w:r w:rsidDel="00FA13C4">
          <w:delText xml:space="preserve">Before 2021, Root averaged 47.72 , and averaged twice under 40 in a calendar year, once in 2019, and in 2013. </w:delText>
        </w:r>
        <w:r w:rsidDel="00FA13C4">
          <w:delText xml:space="preserve">He also had 12 hundreds from 2012-2020, that is on an average about a century a year. </w:delText>
        </w:r>
        <w:r w:rsidDel="00FA13C4">
          <w:delText>If</w:delText>
        </w:r>
        <w:r w:rsidDel="00FA13C4">
          <w:delText xml:space="preserve"> Root</w:delText>
        </w:r>
        <w:r w:rsidDel="00FA13C4">
          <w:delText xml:space="preserve"> were to score the bulk of his runs in the remainder of the matches, </w:delText>
        </w:r>
        <w:r w:rsidDel="00FA13C4">
          <w:delText xml:space="preserve">at an average before 2021, then it would take him, </w:delText>
        </w:r>
      </w:del>
    </w:p>
    <w:p w14:paraId="29E8840F" w14:textId="77777777" w:rsidR="008F7817" w:rsidDel="00FA13C4" w:rsidRDefault="008F7817" w:rsidP="00DA258E">
      <w:pPr>
        <w:pStyle w:val="NoSpacing"/>
        <w:jc w:val="both"/>
        <w:rPr>
          <w:del w:id="192" w:author="KARKI, Saral (CIMMYT-Nepal)" w:date="2025-10-31T13:27:00Z" w16du:dateUtc="2025-10-31T07:42:00Z"/>
        </w:rPr>
      </w:pPr>
    </w:p>
    <w:p w14:paraId="036C9CB0" w14:textId="2E63134F" w:rsidR="00DA258E" w:rsidRDefault="00DA258E" w:rsidP="00DA258E">
      <w:pPr>
        <w:pStyle w:val="NoSpacing"/>
        <w:jc w:val="both"/>
      </w:pPr>
      <w:r>
        <w:t>Total test required = 2422 / 47.72 = around 51 innings = Around 26 tests</w:t>
      </w:r>
    </w:p>
    <w:p w14:paraId="08B33267" w14:textId="77777777" w:rsidR="008F7817" w:rsidRDefault="008F7817" w:rsidP="00DA258E">
      <w:pPr>
        <w:pStyle w:val="NoSpacing"/>
        <w:jc w:val="both"/>
      </w:pPr>
    </w:p>
    <w:p w14:paraId="236D565C" w14:textId="1EAB7AAA" w:rsidR="00DA258E" w:rsidRDefault="00DA258E" w:rsidP="00DA258E">
      <w:pPr>
        <w:pStyle w:val="NoSpacing"/>
        <w:jc w:val="both"/>
      </w:pPr>
      <w:del w:id="193" w:author="KARKI, Saral (CIMMYT-Nepal)" w:date="2025-10-31T13:26:00Z" w16du:dateUtc="2025-10-31T07:41:00Z">
        <w:r w:rsidRPr="00FC76F2" w:rsidDel="00FA13C4">
          <w:rPr>
            <w:noProof/>
          </w:rPr>
          <w:drawing>
            <wp:inline distT="0" distB="0" distL="0" distR="0" wp14:anchorId="6675A6B9" wp14:editId="237C8FA8">
              <wp:extent cx="4470400" cy="2669344"/>
              <wp:effectExtent l="0" t="0" r="1905" b="0"/>
              <wp:docPr id="8796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1790" name=""/>
                      <pic:cNvPicPr/>
                    </pic:nvPicPr>
                    <pic:blipFill>
                      <a:blip r:embed="rId6"/>
                      <a:stretch>
                        <a:fillRect/>
                      </a:stretch>
                    </pic:blipFill>
                    <pic:spPr>
                      <a:xfrm>
                        <a:off x="0" y="0"/>
                        <a:ext cx="4470400" cy="2669344"/>
                      </a:xfrm>
                      <a:prstGeom prst="rect">
                        <a:avLst/>
                      </a:prstGeom>
                    </pic:spPr>
                  </pic:pic>
                </a:graphicData>
              </a:graphic>
            </wp:inline>
          </w:drawing>
        </w:r>
      </w:del>
      <w:r w:rsidRPr="00DA258E">
        <w:rPr>
          <w:noProof/>
        </w:rPr>
        <w:t xml:space="preserve"> </w:t>
      </w:r>
      <w:del w:id="194" w:author="KARKI, Saral (CIMMYT-Nepal)" w:date="2025-10-31T13:21:00Z" w16du:dateUtc="2025-10-31T07:36:00Z">
        <w:r w:rsidRPr="008C3EF4" w:rsidDel="00FA13C4">
          <w:rPr>
            <w:noProof/>
          </w:rPr>
          <w:drawing>
            <wp:inline distT="0" distB="0" distL="0" distR="0" wp14:anchorId="2CB035C4" wp14:editId="239C49B0">
              <wp:extent cx="3746500" cy="3822959"/>
              <wp:effectExtent l="0" t="0" r="0" b="0"/>
              <wp:docPr id="13426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1398" name=""/>
                      <pic:cNvPicPr/>
                    </pic:nvPicPr>
                    <pic:blipFill>
                      <a:blip r:embed="rId5"/>
                      <a:stretch>
                        <a:fillRect/>
                      </a:stretch>
                    </pic:blipFill>
                    <pic:spPr>
                      <a:xfrm>
                        <a:off x="0" y="0"/>
                        <a:ext cx="3764114" cy="3840932"/>
                      </a:xfrm>
                      <a:prstGeom prst="rect">
                        <a:avLst/>
                      </a:prstGeom>
                    </pic:spPr>
                  </pic:pic>
                </a:graphicData>
              </a:graphic>
            </wp:inline>
          </w:drawing>
        </w:r>
      </w:del>
    </w:p>
    <w:p w14:paraId="6DF530D5" w14:textId="77777777" w:rsidR="00DA258E" w:rsidDel="00FA13C4" w:rsidRDefault="00DA258E" w:rsidP="00847881">
      <w:pPr>
        <w:pStyle w:val="NoSpacing"/>
        <w:jc w:val="both"/>
        <w:rPr>
          <w:del w:id="195" w:author="KARKI, Saral (CIMMYT-Nepal)" w:date="2025-10-31T13:27:00Z" w16du:dateUtc="2025-10-31T07:42:00Z"/>
        </w:rPr>
      </w:pPr>
    </w:p>
    <w:p w14:paraId="4D542B6D" w14:textId="77777777" w:rsidR="00DA258E" w:rsidRPr="000C73FB" w:rsidDel="00FA13C4" w:rsidRDefault="00DA258E" w:rsidP="00847881">
      <w:pPr>
        <w:pStyle w:val="NoSpacing"/>
        <w:jc w:val="both"/>
        <w:rPr>
          <w:del w:id="196" w:author="KARKI, Saral (CIMMYT-Nepal)" w:date="2025-10-31T13:26:00Z" w16du:dateUtc="2025-10-31T07:41:00Z"/>
        </w:rPr>
      </w:pPr>
    </w:p>
    <w:p w14:paraId="1CEB9D70" w14:textId="574F3A4C" w:rsidR="000C73FB" w:rsidRDefault="00FC76F2" w:rsidP="008F7817">
      <w:pPr>
        <w:rPr>
          <w:b/>
          <w:bCs/>
        </w:rPr>
      </w:pPr>
      <w:del w:id="197" w:author="KARKI, Saral (CIMMYT-Nepal)" w:date="2025-10-31T13:35:00Z" w16du:dateUtc="2025-10-31T07:50:00Z">
        <w:r w:rsidDel="00AD5E35">
          <w:rPr>
            <w:b/>
            <w:bCs/>
          </w:rPr>
          <w:delText>Post 202</w:delText>
        </w:r>
      </w:del>
      <w:del w:id="198" w:author="KARKI, Saral (CIMMYT-Nepal)" w:date="2025-10-31T13:24:00Z" w16du:dateUtc="2025-10-31T07:39:00Z">
        <w:r w:rsidDel="00FA13C4">
          <w:rPr>
            <w:b/>
            <w:bCs/>
          </w:rPr>
          <w:delText>0</w:delText>
        </w:r>
      </w:del>
      <w:del w:id="199" w:author="KARKI, Saral (CIMMYT-Nepal)" w:date="2025-10-31T13:35:00Z" w16du:dateUtc="2025-10-31T07:50:00Z">
        <w:r w:rsidDel="00AD5E35">
          <w:rPr>
            <w:b/>
            <w:bCs/>
          </w:rPr>
          <w:delText xml:space="preserve"> scenario</w:delText>
        </w:r>
        <w:r w:rsidR="008547CB" w:rsidRPr="008547CB" w:rsidDel="00AD5E35">
          <w:rPr>
            <w:b/>
            <w:bCs/>
          </w:rPr>
          <w:delText>:</w:delText>
        </w:r>
      </w:del>
      <w:ins w:id="200" w:author="KARKI, Saral (CIMMYT-Nepal)" w:date="2025-10-31T13:35:00Z" w16du:dateUtc="2025-10-31T07:50:00Z">
        <w:r w:rsidR="00AD5E35">
          <w:t>2021-2025*</w:t>
        </w:r>
      </w:ins>
      <w:ins w:id="201" w:author="KARKI, Saral (CIMMYT-Nepal)" w:date="2025-10-31T13:45:00Z" w16du:dateUtc="2025-10-31T08:00:00Z">
        <w:r w:rsidR="00D941E4">
          <w:t xml:space="preserve"> (After 30)</w:t>
        </w:r>
      </w:ins>
    </w:p>
    <w:p w14:paraId="5652FD3B" w14:textId="77777777" w:rsidR="008547CB" w:rsidDel="00FA13C4" w:rsidRDefault="008547CB" w:rsidP="00847881">
      <w:pPr>
        <w:pStyle w:val="NoSpacing"/>
        <w:jc w:val="both"/>
        <w:rPr>
          <w:del w:id="202" w:author="KARKI, Saral (CIMMYT-Nepal)" w:date="2025-10-31T13:27:00Z" w16du:dateUtc="2025-10-31T07:42:00Z"/>
          <w:b/>
          <w:bCs/>
        </w:rPr>
      </w:pPr>
    </w:p>
    <w:p w14:paraId="7C831AD1" w14:textId="0098CE23" w:rsidR="008547CB" w:rsidDel="00FA13C4" w:rsidRDefault="008547CB" w:rsidP="00847881">
      <w:pPr>
        <w:pStyle w:val="NoSpacing"/>
        <w:jc w:val="both"/>
        <w:rPr>
          <w:del w:id="203" w:author="KARKI, Saral (CIMMYT-Nepal)" w:date="2025-10-31T13:26:00Z" w16du:dateUtc="2025-10-31T07:41:00Z"/>
        </w:rPr>
      </w:pPr>
      <w:del w:id="204" w:author="KARKI, Saral (CIMMYT-Nepal)" w:date="2025-10-31T13:26:00Z" w16du:dateUtc="2025-10-31T07:41:00Z">
        <w:r w:rsidDel="00FA13C4">
          <w:delText>Root has had a phenomenol last f</w:delText>
        </w:r>
        <w:r w:rsidR="008C3EF4" w:rsidDel="00FA13C4">
          <w:delText>ive</w:delText>
        </w:r>
        <w:r w:rsidDel="00FA13C4">
          <w:delText xml:space="preserve"> years</w:delText>
        </w:r>
        <w:r w:rsidR="008C3EF4" w:rsidDel="00FA13C4">
          <w:delText xml:space="preserve"> (2021-2025)</w:delText>
        </w:r>
        <w:r w:rsidDel="00FA13C4">
          <w:delText>, he averages 56</w:delText>
        </w:r>
        <w:r w:rsidR="008C3EF4" w:rsidDel="00FA13C4">
          <w:delText>.63</w:delText>
        </w:r>
        <w:r w:rsidDel="00FA13C4">
          <w:delText xml:space="preserve"> and has scored 22 hundreds in this time. Prior to this in his last 8 years from 2012-2020, he had 12 hundred, so </w:delText>
        </w:r>
        <w:r w:rsidR="00DA258E" w:rsidDel="00FA13C4">
          <w:delText xml:space="preserve">has been scoring a bit over 4 centuries a year and </w:delText>
        </w:r>
        <w:r w:rsidDel="00FA13C4">
          <w:delText xml:space="preserve"> </w:delText>
        </w:r>
        <w:r w:rsidR="00847881" w:rsidDel="00FA13C4">
          <w:delText xml:space="preserve">his test form is </w:delText>
        </w:r>
        <w:r w:rsidDel="00FA13C4">
          <w:delText xml:space="preserve"> aging like fine wine</w:delText>
        </w:r>
        <w:r w:rsidR="00DA258E" w:rsidDel="00FA13C4">
          <w:delText xml:space="preserve">. </w:delText>
        </w:r>
        <w:r w:rsidDel="00FA13C4">
          <w:delText xml:space="preserve">If we take his average from </w:delText>
        </w:r>
        <w:r w:rsidR="00DA258E" w:rsidDel="00FA13C4">
          <w:delText>these</w:delText>
        </w:r>
        <w:r w:rsidDel="00FA13C4">
          <w:delText xml:space="preserve"> years, the total test required to get past Tendulkar.</w:delText>
        </w:r>
      </w:del>
    </w:p>
    <w:p w14:paraId="56906912" w14:textId="3F6618BF" w:rsidR="00847881" w:rsidDel="00FA13C4" w:rsidRDefault="00847881" w:rsidP="00847881">
      <w:pPr>
        <w:pStyle w:val="NoSpacing"/>
        <w:jc w:val="both"/>
        <w:rPr>
          <w:del w:id="205" w:author="KARKI, Saral (CIMMYT-Nepal)" w:date="2025-10-31T13:27:00Z" w16du:dateUtc="2025-10-31T07:42:00Z"/>
        </w:rPr>
      </w:pPr>
    </w:p>
    <w:p w14:paraId="49B7E68B" w14:textId="77777777" w:rsidR="00DA258E" w:rsidDel="00FA13C4" w:rsidRDefault="00DA258E" w:rsidP="00847881">
      <w:pPr>
        <w:pStyle w:val="NoSpacing"/>
        <w:jc w:val="both"/>
        <w:rPr>
          <w:del w:id="206" w:author="KARKI, Saral (CIMMYT-Nepal)" w:date="2025-10-31T13:27:00Z" w16du:dateUtc="2025-10-31T07:42:00Z"/>
        </w:rPr>
      </w:pPr>
    </w:p>
    <w:p w14:paraId="3310CEB3" w14:textId="7D1BCD53" w:rsidR="008547CB" w:rsidRDefault="008547CB" w:rsidP="00847881">
      <w:pPr>
        <w:pStyle w:val="NoSpacing"/>
        <w:jc w:val="both"/>
      </w:pPr>
      <w:r>
        <w:t>Total test required = 2422 / 56</w:t>
      </w:r>
      <w:r w:rsidR="00FC76F2">
        <w:t>.63</w:t>
      </w:r>
      <w:r>
        <w:t xml:space="preserve"> = around 4</w:t>
      </w:r>
      <w:r w:rsidR="004A02DB">
        <w:t>3</w:t>
      </w:r>
      <w:r>
        <w:t xml:space="preserve"> innings = 22 tests</w:t>
      </w:r>
    </w:p>
    <w:p w14:paraId="2F9F31A1" w14:textId="77777777" w:rsidR="008547CB" w:rsidRDefault="008547CB" w:rsidP="00847881">
      <w:pPr>
        <w:pStyle w:val="NoSpacing"/>
        <w:jc w:val="both"/>
      </w:pPr>
    </w:p>
    <w:p w14:paraId="11E7FF59" w14:textId="77777777" w:rsidR="00B24883" w:rsidRDefault="00B24883" w:rsidP="00847881">
      <w:pPr>
        <w:pStyle w:val="NoSpacing"/>
        <w:jc w:val="both"/>
        <w:rPr>
          <w:ins w:id="207" w:author="KARKI, Saral (CIMMYT-Nepal)" w:date="2025-10-31T13:27:00Z" w16du:dateUtc="2025-10-31T07:42:00Z"/>
        </w:rPr>
      </w:pPr>
    </w:p>
    <w:p w14:paraId="32532679" w14:textId="7D466D9C" w:rsidR="00304DF8" w:rsidRPr="000C73FB" w:rsidRDefault="008547CB" w:rsidP="00847881">
      <w:pPr>
        <w:pStyle w:val="NoSpacing"/>
        <w:jc w:val="both"/>
      </w:pPr>
      <w:r>
        <w:t xml:space="preserve">11 of those test he will play in 2025/26. Another 11 test in 26/27 </w:t>
      </w:r>
      <w:r w:rsidR="00DA258E">
        <w:t xml:space="preserve">(source) </w:t>
      </w:r>
      <w:r>
        <w:t>and we can expect Root to get to the magical number end of 2027 or early 2028 by which time he will be 37.</w:t>
      </w:r>
    </w:p>
    <w:p w14:paraId="266B9366" w14:textId="28392383" w:rsidR="00304DF8" w:rsidRDefault="00304DF8" w:rsidP="00847881">
      <w:pPr>
        <w:pStyle w:val="NoSpacing"/>
        <w:jc w:val="both"/>
        <w:rPr>
          <w:b/>
          <w:bCs/>
        </w:rPr>
      </w:pPr>
    </w:p>
    <w:p w14:paraId="0CF19157" w14:textId="77777777" w:rsidR="004E3324" w:rsidRDefault="004E3324" w:rsidP="00847881">
      <w:pPr>
        <w:pStyle w:val="NoSpacing"/>
        <w:jc w:val="both"/>
        <w:rPr>
          <w:b/>
          <w:bCs/>
        </w:rPr>
      </w:pPr>
    </w:p>
    <w:p w14:paraId="1648E067" w14:textId="40B8F1A6" w:rsidR="00AE4341" w:rsidRPr="00FC074E" w:rsidRDefault="004E3324" w:rsidP="004E3324">
      <w:pPr>
        <w:pStyle w:val="NoSpacing"/>
        <w:jc w:val="both"/>
        <w:rPr>
          <w:b/>
          <w:bCs/>
        </w:rPr>
      </w:pPr>
      <w:r w:rsidRPr="00FC074E">
        <w:rPr>
          <w:b/>
          <w:bCs/>
        </w:rPr>
        <w:t>Where will Root end up at the end of the 2026 ?</w:t>
      </w:r>
    </w:p>
    <w:p w14:paraId="3B122D49" w14:textId="77777777" w:rsidR="004E3324" w:rsidRDefault="004E3324" w:rsidP="004E3324">
      <w:pPr>
        <w:pStyle w:val="NoSpacing"/>
        <w:jc w:val="both"/>
      </w:pPr>
    </w:p>
    <w:p w14:paraId="5BDCFF36" w14:textId="34114444" w:rsidR="004E3324" w:rsidRPr="000C73FB" w:rsidRDefault="004E3324" w:rsidP="004E3324">
      <w:pPr>
        <w:pStyle w:val="NoSpacing"/>
        <w:jc w:val="both"/>
      </w:pPr>
      <w:r>
        <w:t xml:space="preserve">The fixtures till the end of the 2026 </w:t>
      </w:r>
      <w:del w:id="208" w:author="KARKI, Saral (CIMMYT-Nepal)" w:date="2025-10-31T13:27:00Z" w16du:dateUtc="2025-10-31T07:42:00Z">
        <w:r w:rsidDel="00B24883">
          <w:delText>has been set</w:delText>
        </w:r>
      </w:del>
      <w:ins w:id="209" w:author="KARKI, Saral (CIMMYT-Nepal)" w:date="2025-10-31T13:27:00Z" w16du:dateUtc="2025-10-31T07:42:00Z">
        <w:r w:rsidR="00B24883">
          <w:t>have been decided</w:t>
        </w:r>
      </w:ins>
      <w:r>
        <w:t xml:space="preserve">, and barring any injuries and other </w:t>
      </w:r>
      <w:ins w:id="210" w:author="KARKI, Saral (CIMMYT-Nepal)" w:date="2025-10-31T13:27:00Z" w16du:dateUtc="2025-10-31T07:42:00Z">
        <w:r w:rsidR="00B24883">
          <w:t xml:space="preserve">unfortunate </w:t>
        </w:r>
      </w:ins>
      <w:r>
        <w:t>incidents, Root will likely play the 11 tests until the end of 2026</w:t>
      </w:r>
      <w:r w:rsidR="00FC074E">
        <w:t xml:space="preserve"> against Australia (away), and at home to Newzealand and Pakistan. </w:t>
      </w:r>
    </w:p>
    <w:p w14:paraId="4F70FC45" w14:textId="77777777" w:rsidR="000C73FB" w:rsidRDefault="000C73FB" w:rsidP="00847881">
      <w:pPr>
        <w:pStyle w:val="NoSpacing"/>
        <w:jc w:val="both"/>
      </w:pPr>
    </w:p>
    <w:p w14:paraId="28CB58C6" w14:textId="63AE453A" w:rsidR="00FC074E" w:rsidRDefault="00FC074E" w:rsidP="00847881">
      <w:pPr>
        <w:pStyle w:val="NoSpacing"/>
        <w:jc w:val="both"/>
      </w:pPr>
      <w:r>
        <w:t xml:space="preserve">First up there is the </w:t>
      </w:r>
      <w:r w:rsidR="000C73FB" w:rsidRPr="000C73FB">
        <w:t xml:space="preserve">Ashes </w:t>
      </w:r>
      <w:r>
        <w:t>and again unless Root is protected like he was back when he had just come into the team</w:t>
      </w:r>
      <w:r w:rsidR="008F7817">
        <w:t xml:space="preserve"> (source)</w:t>
      </w:r>
      <w:r>
        <w:t xml:space="preserve"> we can expect Root to play all the five tests.</w:t>
      </w:r>
      <w:r w:rsidR="000C73FB" w:rsidRPr="000C73FB">
        <w:t xml:space="preserve"> </w:t>
      </w:r>
    </w:p>
    <w:p w14:paraId="193CDD44" w14:textId="77777777" w:rsidR="00FC074E" w:rsidRDefault="00FC074E" w:rsidP="00847881">
      <w:pPr>
        <w:pStyle w:val="NoSpacing"/>
        <w:jc w:val="both"/>
      </w:pPr>
    </w:p>
    <w:p w14:paraId="3C8AC42D" w14:textId="5A157981" w:rsidR="000C73FB" w:rsidRDefault="00FC074E" w:rsidP="00847881">
      <w:pPr>
        <w:pStyle w:val="NoSpacing"/>
        <w:jc w:val="both"/>
      </w:pPr>
      <w:r>
        <w:lastRenderedPageBreak/>
        <w:t xml:space="preserve">Root travels to Australia for an Ashes in the twilight of his career and under a bit of pressure of having never scored a hundred here. But for all the talk about him not having a hundred here, he still averages a healthy </w:t>
      </w:r>
      <w:r w:rsidR="000C73FB" w:rsidRPr="000C73FB">
        <w:t xml:space="preserve">40.46 against the Australians overall, and </w:t>
      </w:r>
      <w:r>
        <w:t xml:space="preserve">35.68  in 14 tests </w:t>
      </w:r>
      <w:r w:rsidR="000C73FB" w:rsidRPr="000C73FB">
        <w:t>in Australia</w:t>
      </w:r>
      <w:r>
        <w:t>.</w:t>
      </w:r>
    </w:p>
    <w:p w14:paraId="4306C66C" w14:textId="26DC78A7" w:rsidR="0042779A" w:rsidRDefault="0042779A" w:rsidP="00847881">
      <w:pPr>
        <w:pStyle w:val="NoSpacing"/>
        <w:jc w:val="both"/>
      </w:pPr>
    </w:p>
    <w:p w14:paraId="64FA9A3C" w14:textId="4922ABD5" w:rsidR="0042779A" w:rsidRDefault="0042779A" w:rsidP="00847881">
      <w:pPr>
        <w:pStyle w:val="NoSpacing"/>
        <w:jc w:val="both"/>
        <w:rPr>
          <w:b/>
          <w:bCs/>
        </w:rPr>
      </w:pPr>
      <w:r w:rsidRPr="0042779A">
        <w:rPr>
          <w:b/>
          <w:bCs/>
        </w:rPr>
        <w:t xml:space="preserve">Career average by </w:t>
      </w:r>
      <w:r>
        <w:rPr>
          <w:b/>
          <w:bCs/>
        </w:rPr>
        <w:t>opposition</w:t>
      </w:r>
    </w:p>
    <w:p w14:paraId="0F7186B8" w14:textId="77777777" w:rsidR="008F7817" w:rsidRDefault="008F7817" w:rsidP="00847881">
      <w:pPr>
        <w:pStyle w:val="NoSpacing"/>
        <w:jc w:val="both"/>
        <w:rPr>
          <w:b/>
          <w:bCs/>
        </w:rPr>
      </w:pPr>
    </w:p>
    <w:p w14:paraId="608FF888" w14:textId="006CECA2" w:rsidR="008F7817" w:rsidRDefault="008F7817" w:rsidP="00847881">
      <w:pPr>
        <w:pStyle w:val="NoSpacing"/>
        <w:jc w:val="both"/>
      </w:pPr>
      <w:r>
        <w:t xml:space="preserve">By the end of 2026, Root will have played tests series against Australia, New Zealand, and Pakistan. If he were to score runs as per his career averages against these sides, </w:t>
      </w:r>
    </w:p>
    <w:p w14:paraId="70B8B0B6" w14:textId="77777777" w:rsidR="008F7817" w:rsidRDefault="008F7817" w:rsidP="00847881">
      <w:pPr>
        <w:pStyle w:val="NoSpacing"/>
        <w:jc w:val="both"/>
      </w:pPr>
    </w:p>
    <w:tbl>
      <w:tblPr>
        <w:tblStyle w:val="TableGrid"/>
        <w:tblW w:w="9747" w:type="dxa"/>
        <w:tblLook w:val="04A0" w:firstRow="1" w:lastRow="0" w:firstColumn="1" w:lastColumn="0" w:noHBand="0" w:noVBand="1"/>
      </w:tblPr>
      <w:tblGrid>
        <w:gridCol w:w="2272"/>
        <w:gridCol w:w="1409"/>
        <w:gridCol w:w="1843"/>
        <w:gridCol w:w="1275"/>
        <w:gridCol w:w="2948"/>
      </w:tblGrid>
      <w:tr w:rsidR="008F7817" w14:paraId="5D8B83BC" w14:textId="77777777" w:rsidTr="008F7817">
        <w:trPr>
          <w:trHeight w:val="641"/>
        </w:trPr>
        <w:tc>
          <w:tcPr>
            <w:tcW w:w="2272" w:type="dxa"/>
          </w:tcPr>
          <w:p w14:paraId="4AEDB166" w14:textId="77777777" w:rsidR="008F7817" w:rsidRDefault="008F7817" w:rsidP="00847881">
            <w:pPr>
              <w:pStyle w:val="NoSpacing"/>
              <w:jc w:val="both"/>
            </w:pPr>
          </w:p>
        </w:tc>
        <w:tc>
          <w:tcPr>
            <w:tcW w:w="1409" w:type="dxa"/>
          </w:tcPr>
          <w:p w14:paraId="1BBB81E1" w14:textId="32F16F90" w:rsidR="008F7817" w:rsidRDefault="008F7817" w:rsidP="00847881">
            <w:pPr>
              <w:pStyle w:val="NoSpacing"/>
              <w:jc w:val="both"/>
            </w:pPr>
            <w:r>
              <w:t>Career Avg</w:t>
            </w:r>
          </w:p>
        </w:tc>
        <w:tc>
          <w:tcPr>
            <w:tcW w:w="1843" w:type="dxa"/>
          </w:tcPr>
          <w:p w14:paraId="24B4CEDD" w14:textId="7B06BAD8" w:rsidR="008F7817" w:rsidRDefault="008F7817" w:rsidP="00847881">
            <w:pPr>
              <w:pStyle w:val="NoSpacing"/>
              <w:jc w:val="both"/>
            </w:pPr>
            <w:r>
              <w:t>Expected runs</w:t>
            </w:r>
          </w:p>
        </w:tc>
        <w:tc>
          <w:tcPr>
            <w:tcW w:w="1275" w:type="dxa"/>
          </w:tcPr>
          <w:p w14:paraId="037256D4" w14:textId="3A9139DD" w:rsidR="008F7817" w:rsidRDefault="008F7817" w:rsidP="00847881">
            <w:pPr>
              <w:pStyle w:val="NoSpacing"/>
              <w:jc w:val="both"/>
            </w:pPr>
            <w:r>
              <w:t>Total Runs (13543*)</w:t>
            </w:r>
          </w:p>
        </w:tc>
        <w:tc>
          <w:tcPr>
            <w:tcW w:w="2948" w:type="dxa"/>
          </w:tcPr>
          <w:p w14:paraId="5479BE6F" w14:textId="496A7E8B" w:rsidR="008F7817" w:rsidRDefault="008F7817" w:rsidP="00847881">
            <w:pPr>
              <w:pStyle w:val="NoSpacing"/>
              <w:jc w:val="both"/>
            </w:pPr>
            <w:r>
              <w:t>Difference from Tendulkar</w:t>
            </w:r>
          </w:p>
        </w:tc>
      </w:tr>
      <w:tr w:rsidR="008F7817" w14:paraId="5296C56E" w14:textId="77777777" w:rsidTr="008F7817">
        <w:trPr>
          <w:trHeight w:val="309"/>
        </w:trPr>
        <w:tc>
          <w:tcPr>
            <w:tcW w:w="2272" w:type="dxa"/>
          </w:tcPr>
          <w:p w14:paraId="4C24B141" w14:textId="00DB60AD" w:rsidR="008F7817" w:rsidRDefault="008F7817" w:rsidP="00847881">
            <w:pPr>
              <w:pStyle w:val="NoSpacing"/>
              <w:jc w:val="both"/>
            </w:pPr>
            <w:r>
              <w:t>Vs Australia</w:t>
            </w:r>
            <w:ins w:id="211" w:author="KARKI, Saral (CIMMYT-Nepal)" w:date="2025-10-31T13:28:00Z" w16du:dateUtc="2025-10-31T07:43:00Z">
              <w:r w:rsidR="00B24883">
                <w:t xml:space="preserve"> (A)</w:t>
              </w:r>
            </w:ins>
          </w:p>
        </w:tc>
        <w:tc>
          <w:tcPr>
            <w:tcW w:w="1409" w:type="dxa"/>
          </w:tcPr>
          <w:p w14:paraId="193AF4B0" w14:textId="44B635DC" w:rsidR="008F7817" w:rsidRDefault="008F7817" w:rsidP="00847881">
            <w:pPr>
              <w:pStyle w:val="NoSpacing"/>
              <w:jc w:val="both"/>
            </w:pPr>
            <w:r>
              <w:t>40.46</w:t>
            </w:r>
          </w:p>
        </w:tc>
        <w:tc>
          <w:tcPr>
            <w:tcW w:w="1843" w:type="dxa"/>
          </w:tcPr>
          <w:p w14:paraId="491A076A" w14:textId="3908144B" w:rsidR="008F7817" w:rsidRDefault="008F7817" w:rsidP="00847881">
            <w:pPr>
              <w:pStyle w:val="NoSpacing"/>
              <w:jc w:val="both"/>
            </w:pPr>
            <w:r>
              <w:t>404 (10 innings)</w:t>
            </w:r>
          </w:p>
        </w:tc>
        <w:tc>
          <w:tcPr>
            <w:tcW w:w="1275" w:type="dxa"/>
          </w:tcPr>
          <w:p w14:paraId="36B0F3E3" w14:textId="54FB086F" w:rsidR="008F7817" w:rsidRDefault="008F7817" w:rsidP="00847881">
            <w:pPr>
              <w:pStyle w:val="NoSpacing"/>
              <w:jc w:val="both"/>
            </w:pPr>
            <w:r>
              <w:t>13947</w:t>
            </w:r>
          </w:p>
        </w:tc>
        <w:tc>
          <w:tcPr>
            <w:tcW w:w="2948" w:type="dxa"/>
          </w:tcPr>
          <w:p w14:paraId="3D892D2C" w14:textId="71D2BBF3" w:rsidR="008F7817" w:rsidRDefault="008B01E4" w:rsidP="00847881">
            <w:pPr>
              <w:pStyle w:val="NoSpacing"/>
              <w:jc w:val="both"/>
            </w:pPr>
            <w:r>
              <w:t>1974</w:t>
            </w:r>
          </w:p>
        </w:tc>
      </w:tr>
      <w:tr w:rsidR="008F7817" w14:paraId="67B11756" w14:textId="77777777" w:rsidTr="008F7817">
        <w:trPr>
          <w:trHeight w:val="309"/>
        </w:trPr>
        <w:tc>
          <w:tcPr>
            <w:tcW w:w="2272" w:type="dxa"/>
          </w:tcPr>
          <w:p w14:paraId="7D20DBA2" w14:textId="4CF81D81" w:rsidR="008F7817" w:rsidRDefault="008F7817" w:rsidP="00847881">
            <w:pPr>
              <w:pStyle w:val="NoSpacing"/>
              <w:jc w:val="both"/>
            </w:pPr>
            <w:r>
              <w:t>Vs New Zealand</w:t>
            </w:r>
            <w:ins w:id="212" w:author="KARKI, Saral (CIMMYT-Nepal)" w:date="2025-10-31T13:28:00Z" w16du:dateUtc="2025-10-31T07:43:00Z">
              <w:r w:rsidR="00B24883">
                <w:t xml:space="preserve"> (H)</w:t>
              </w:r>
            </w:ins>
          </w:p>
        </w:tc>
        <w:tc>
          <w:tcPr>
            <w:tcW w:w="1409" w:type="dxa"/>
          </w:tcPr>
          <w:p w14:paraId="2B25DA49" w14:textId="020BFFD1" w:rsidR="008F7817" w:rsidRDefault="008F7817" w:rsidP="00847881">
            <w:pPr>
              <w:pStyle w:val="NoSpacing"/>
              <w:jc w:val="both"/>
            </w:pPr>
            <w:r>
              <w:t>53.47</w:t>
            </w:r>
          </w:p>
        </w:tc>
        <w:tc>
          <w:tcPr>
            <w:tcW w:w="1843" w:type="dxa"/>
          </w:tcPr>
          <w:p w14:paraId="0FA80083" w14:textId="00724742" w:rsidR="008F7817" w:rsidRDefault="008F7817" w:rsidP="00847881">
            <w:pPr>
              <w:pStyle w:val="NoSpacing"/>
              <w:jc w:val="both"/>
            </w:pPr>
            <w:r>
              <w:t>321 (6 innings)</w:t>
            </w:r>
          </w:p>
        </w:tc>
        <w:tc>
          <w:tcPr>
            <w:tcW w:w="1275" w:type="dxa"/>
          </w:tcPr>
          <w:p w14:paraId="7096CB69" w14:textId="075246C5" w:rsidR="008F7817" w:rsidRDefault="008B01E4" w:rsidP="00847881">
            <w:pPr>
              <w:pStyle w:val="NoSpacing"/>
              <w:jc w:val="both"/>
            </w:pPr>
            <w:r>
              <w:t>14268</w:t>
            </w:r>
          </w:p>
        </w:tc>
        <w:tc>
          <w:tcPr>
            <w:tcW w:w="2948" w:type="dxa"/>
          </w:tcPr>
          <w:p w14:paraId="64067B32" w14:textId="0D1C8D1E" w:rsidR="008F7817" w:rsidRDefault="008B01E4" w:rsidP="00847881">
            <w:pPr>
              <w:pStyle w:val="NoSpacing"/>
              <w:jc w:val="both"/>
            </w:pPr>
            <w:r>
              <w:t>1653</w:t>
            </w:r>
          </w:p>
        </w:tc>
      </w:tr>
      <w:tr w:rsidR="008F7817" w14:paraId="7AA1E7AD" w14:textId="77777777" w:rsidTr="008F7817">
        <w:trPr>
          <w:trHeight w:val="309"/>
        </w:trPr>
        <w:tc>
          <w:tcPr>
            <w:tcW w:w="2272" w:type="dxa"/>
          </w:tcPr>
          <w:p w14:paraId="77EBB894" w14:textId="12AE3E56" w:rsidR="008F7817" w:rsidRDefault="008F7817" w:rsidP="00847881">
            <w:pPr>
              <w:pStyle w:val="NoSpacing"/>
              <w:jc w:val="both"/>
            </w:pPr>
            <w:r>
              <w:t>Vs Pakistan</w:t>
            </w:r>
            <w:ins w:id="213" w:author="KARKI, Saral (CIMMYT-Nepal)" w:date="2025-10-31T13:28:00Z" w16du:dateUtc="2025-10-31T07:43:00Z">
              <w:r w:rsidR="00B24883">
                <w:t xml:space="preserve"> (H)</w:t>
              </w:r>
            </w:ins>
          </w:p>
        </w:tc>
        <w:tc>
          <w:tcPr>
            <w:tcW w:w="1409" w:type="dxa"/>
          </w:tcPr>
          <w:p w14:paraId="73B2C399" w14:textId="5CA475DC" w:rsidR="008F7817" w:rsidRDefault="008F7817" w:rsidP="00847881">
            <w:pPr>
              <w:pStyle w:val="NoSpacing"/>
              <w:jc w:val="both"/>
            </w:pPr>
            <w:r>
              <w:t>53.10</w:t>
            </w:r>
          </w:p>
        </w:tc>
        <w:tc>
          <w:tcPr>
            <w:tcW w:w="1843" w:type="dxa"/>
          </w:tcPr>
          <w:p w14:paraId="18EEF556" w14:textId="3326FC76" w:rsidR="008F7817" w:rsidRDefault="008F7817" w:rsidP="00847881">
            <w:pPr>
              <w:pStyle w:val="NoSpacing"/>
              <w:jc w:val="both"/>
            </w:pPr>
            <w:r>
              <w:t>319 (6 innings)</w:t>
            </w:r>
          </w:p>
        </w:tc>
        <w:tc>
          <w:tcPr>
            <w:tcW w:w="1275" w:type="dxa"/>
          </w:tcPr>
          <w:p w14:paraId="29150106" w14:textId="5B2A2480" w:rsidR="008F7817" w:rsidRDefault="008B01E4" w:rsidP="00847881">
            <w:pPr>
              <w:pStyle w:val="NoSpacing"/>
              <w:jc w:val="both"/>
            </w:pPr>
            <w:r>
              <w:t>14587</w:t>
            </w:r>
          </w:p>
        </w:tc>
        <w:tc>
          <w:tcPr>
            <w:tcW w:w="2948" w:type="dxa"/>
          </w:tcPr>
          <w:p w14:paraId="25D51561" w14:textId="1EF093B4" w:rsidR="008F7817" w:rsidRDefault="008B01E4" w:rsidP="00847881">
            <w:pPr>
              <w:pStyle w:val="NoSpacing"/>
              <w:jc w:val="both"/>
            </w:pPr>
            <w:r>
              <w:t>1334</w:t>
            </w:r>
          </w:p>
        </w:tc>
      </w:tr>
      <w:tr w:rsidR="008B01E4" w14:paraId="74DE0DE1" w14:textId="77777777" w:rsidTr="008F7817">
        <w:trPr>
          <w:trHeight w:val="309"/>
        </w:trPr>
        <w:tc>
          <w:tcPr>
            <w:tcW w:w="2272" w:type="dxa"/>
          </w:tcPr>
          <w:p w14:paraId="77CFC0B7" w14:textId="77777777" w:rsidR="008B01E4" w:rsidRDefault="008B01E4" w:rsidP="00847881">
            <w:pPr>
              <w:pStyle w:val="NoSpacing"/>
              <w:jc w:val="both"/>
            </w:pPr>
          </w:p>
        </w:tc>
        <w:tc>
          <w:tcPr>
            <w:tcW w:w="1409" w:type="dxa"/>
          </w:tcPr>
          <w:p w14:paraId="782125DC" w14:textId="77777777" w:rsidR="008B01E4" w:rsidRDefault="008B01E4" w:rsidP="00847881">
            <w:pPr>
              <w:pStyle w:val="NoSpacing"/>
              <w:jc w:val="both"/>
            </w:pPr>
          </w:p>
        </w:tc>
        <w:tc>
          <w:tcPr>
            <w:tcW w:w="1843" w:type="dxa"/>
          </w:tcPr>
          <w:p w14:paraId="2AB67304" w14:textId="56430D0B" w:rsidR="008B01E4" w:rsidRDefault="008B01E4" w:rsidP="00847881">
            <w:pPr>
              <w:pStyle w:val="NoSpacing"/>
              <w:jc w:val="both"/>
            </w:pPr>
            <w:r>
              <w:t xml:space="preserve">1044 runs </w:t>
            </w:r>
          </w:p>
        </w:tc>
        <w:tc>
          <w:tcPr>
            <w:tcW w:w="1275" w:type="dxa"/>
          </w:tcPr>
          <w:p w14:paraId="3467314D" w14:textId="77777777" w:rsidR="008B01E4" w:rsidRDefault="008B01E4" w:rsidP="00847881">
            <w:pPr>
              <w:pStyle w:val="NoSpacing"/>
              <w:jc w:val="both"/>
            </w:pPr>
          </w:p>
        </w:tc>
        <w:tc>
          <w:tcPr>
            <w:tcW w:w="2948" w:type="dxa"/>
          </w:tcPr>
          <w:p w14:paraId="75DB306F" w14:textId="77777777" w:rsidR="008B01E4" w:rsidRDefault="008B01E4" w:rsidP="00847881">
            <w:pPr>
              <w:pStyle w:val="NoSpacing"/>
              <w:jc w:val="both"/>
            </w:pPr>
          </w:p>
        </w:tc>
      </w:tr>
    </w:tbl>
    <w:p w14:paraId="70FA9C8E" w14:textId="77777777" w:rsidR="008F7817" w:rsidRDefault="008F7817" w:rsidP="00847881">
      <w:pPr>
        <w:pStyle w:val="NoSpacing"/>
        <w:jc w:val="both"/>
      </w:pPr>
    </w:p>
    <w:p w14:paraId="47575258" w14:textId="77777777" w:rsidR="008F7817" w:rsidRDefault="008F7817" w:rsidP="00847881">
      <w:pPr>
        <w:pStyle w:val="NoSpacing"/>
        <w:jc w:val="both"/>
      </w:pPr>
    </w:p>
    <w:p w14:paraId="4D2176C5" w14:textId="563477B2" w:rsidR="008F7817" w:rsidRDefault="008B01E4" w:rsidP="00847881">
      <w:pPr>
        <w:pStyle w:val="NoSpacing"/>
        <w:jc w:val="both"/>
      </w:pPr>
      <w:r>
        <w:t xml:space="preserve">At the end of the 2026 calendar year, Root will have another 1044 runs and will be 1334 runs away from Tendulkar’s total. </w:t>
      </w:r>
    </w:p>
    <w:p w14:paraId="2D0B0046" w14:textId="77777777" w:rsidR="008F7817" w:rsidRDefault="008F7817" w:rsidP="00847881">
      <w:pPr>
        <w:pStyle w:val="NoSpacing"/>
        <w:jc w:val="both"/>
      </w:pPr>
    </w:p>
    <w:p w14:paraId="7E00B8FA" w14:textId="19A1CEC5" w:rsidR="0042779A" w:rsidRDefault="0042779A" w:rsidP="00847881">
      <w:pPr>
        <w:pStyle w:val="NoSpacing"/>
        <w:jc w:val="both"/>
        <w:rPr>
          <w:b/>
          <w:bCs/>
        </w:rPr>
      </w:pPr>
      <w:r w:rsidRPr="008B01E4">
        <w:rPr>
          <w:b/>
          <w:bCs/>
        </w:rPr>
        <w:t xml:space="preserve">Career average by </w:t>
      </w:r>
      <w:r w:rsidR="008B01E4">
        <w:rPr>
          <w:b/>
          <w:bCs/>
        </w:rPr>
        <w:t xml:space="preserve">Host nation </w:t>
      </w:r>
      <w:r w:rsidRPr="008B01E4">
        <w:rPr>
          <w:b/>
          <w:bCs/>
        </w:rPr>
        <w:t>venue</w:t>
      </w:r>
    </w:p>
    <w:p w14:paraId="1111639B" w14:textId="67A2137D" w:rsidR="00011E2E" w:rsidRDefault="00011E2E" w:rsidP="00847881">
      <w:pPr>
        <w:pStyle w:val="NoSpacing"/>
        <w:jc w:val="both"/>
        <w:rPr>
          <w:b/>
          <w:bCs/>
        </w:rPr>
      </w:pPr>
    </w:p>
    <w:p w14:paraId="5CFD667E" w14:textId="1F0A2934" w:rsidR="00011E2E" w:rsidRPr="00011E2E" w:rsidRDefault="00011E2E" w:rsidP="00847881">
      <w:pPr>
        <w:pStyle w:val="NoSpacing"/>
        <w:jc w:val="both"/>
      </w:pPr>
      <w:r>
        <w:t xml:space="preserve">The overall averages though misses the point that Root has scored his runs differently at home and away. If he were to score his as per his country specific average then - </w:t>
      </w:r>
    </w:p>
    <w:p w14:paraId="0E0D7B90" w14:textId="77777777" w:rsidR="00011E2E" w:rsidRDefault="00011E2E" w:rsidP="00847881">
      <w:pPr>
        <w:pStyle w:val="NoSpacing"/>
        <w:jc w:val="both"/>
        <w:rPr>
          <w:b/>
          <w:bCs/>
        </w:rPr>
      </w:pPr>
    </w:p>
    <w:tbl>
      <w:tblPr>
        <w:tblStyle w:val="TableGrid"/>
        <w:tblW w:w="9747" w:type="dxa"/>
        <w:tblLook w:val="04A0" w:firstRow="1" w:lastRow="0" w:firstColumn="1" w:lastColumn="0" w:noHBand="0" w:noVBand="1"/>
      </w:tblPr>
      <w:tblGrid>
        <w:gridCol w:w="2272"/>
        <w:gridCol w:w="1409"/>
        <w:gridCol w:w="1843"/>
        <w:gridCol w:w="1275"/>
        <w:gridCol w:w="2948"/>
      </w:tblGrid>
      <w:tr w:rsidR="00011E2E" w14:paraId="61A25D0F" w14:textId="77777777" w:rsidTr="00AB52F2">
        <w:trPr>
          <w:trHeight w:val="641"/>
        </w:trPr>
        <w:tc>
          <w:tcPr>
            <w:tcW w:w="2272" w:type="dxa"/>
          </w:tcPr>
          <w:p w14:paraId="6853736B" w14:textId="77777777" w:rsidR="00011E2E" w:rsidRDefault="00011E2E" w:rsidP="00AB52F2">
            <w:pPr>
              <w:pStyle w:val="NoSpacing"/>
              <w:jc w:val="both"/>
            </w:pPr>
          </w:p>
        </w:tc>
        <w:tc>
          <w:tcPr>
            <w:tcW w:w="1409" w:type="dxa"/>
          </w:tcPr>
          <w:p w14:paraId="647FCA27" w14:textId="77777777" w:rsidR="00011E2E" w:rsidRDefault="00011E2E" w:rsidP="00AB52F2">
            <w:pPr>
              <w:pStyle w:val="NoSpacing"/>
              <w:jc w:val="both"/>
            </w:pPr>
            <w:r>
              <w:t>Career Avg</w:t>
            </w:r>
          </w:p>
        </w:tc>
        <w:tc>
          <w:tcPr>
            <w:tcW w:w="1843" w:type="dxa"/>
          </w:tcPr>
          <w:p w14:paraId="157B24CB" w14:textId="77777777" w:rsidR="00011E2E" w:rsidRDefault="00011E2E" w:rsidP="00AB52F2">
            <w:pPr>
              <w:pStyle w:val="NoSpacing"/>
              <w:jc w:val="both"/>
            </w:pPr>
            <w:r>
              <w:t>Expected runs</w:t>
            </w:r>
          </w:p>
        </w:tc>
        <w:tc>
          <w:tcPr>
            <w:tcW w:w="1275" w:type="dxa"/>
          </w:tcPr>
          <w:p w14:paraId="303F456E" w14:textId="77777777" w:rsidR="00011E2E" w:rsidRDefault="00011E2E" w:rsidP="00AB52F2">
            <w:pPr>
              <w:pStyle w:val="NoSpacing"/>
              <w:jc w:val="both"/>
            </w:pPr>
            <w:r>
              <w:t>Total Runs (13543*)</w:t>
            </w:r>
          </w:p>
        </w:tc>
        <w:tc>
          <w:tcPr>
            <w:tcW w:w="2948" w:type="dxa"/>
          </w:tcPr>
          <w:p w14:paraId="065763F5" w14:textId="77777777" w:rsidR="00011E2E" w:rsidRDefault="00011E2E" w:rsidP="00AB52F2">
            <w:pPr>
              <w:pStyle w:val="NoSpacing"/>
              <w:jc w:val="both"/>
            </w:pPr>
            <w:r>
              <w:t>Difference from Tendulkar</w:t>
            </w:r>
          </w:p>
        </w:tc>
      </w:tr>
      <w:tr w:rsidR="00011E2E" w14:paraId="6F013424" w14:textId="77777777" w:rsidTr="00AB52F2">
        <w:trPr>
          <w:trHeight w:val="309"/>
        </w:trPr>
        <w:tc>
          <w:tcPr>
            <w:tcW w:w="2272" w:type="dxa"/>
          </w:tcPr>
          <w:p w14:paraId="2CD8E4FD" w14:textId="0A5B21E0" w:rsidR="00011E2E" w:rsidRDefault="00011E2E" w:rsidP="00AB52F2">
            <w:pPr>
              <w:pStyle w:val="NoSpacing"/>
              <w:jc w:val="both"/>
            </w:pPr>
            <w:r w:rsidRPr="00011E2E">
              <w:rPr>
                <w:color w:val="EE0000"/>
              </w:rPr>
              <w:t>Vs Australia</w:t>
            </w:r>
            <w:r>
              <w:rPr>
                <w:color w:val="EE0000"/>
              </w:rPr>
              <w:t xml:space="preserve"> (A)</w:t>
            </w:r>
          </w:p>
        </w:tc>
        <w:tc>
          <w:tcPr>
            <w:tcW w:w="1409" w:type="dxa"/>
          </w:tcPr>
          <w:p w14:paraId="17D57DE7" w14:textId="65BFF41F" w:rsidR="00011E2E" w:rsidRDefault="00011E2E" w:rsidP="00AB52F2">
            <w:pPr>
              <w:pStyle w:val="NoSpacing"/>
              <w:jc w:val="both"/>
            </w:pPr>
            <w:r>
              <w:t>39.66</w:t>
            </w:r>
          </w:p>
        </w:tc>
        <w:tc>
          <w:tcPr>
            <w:tcW w:w="1843" w:type="dxa"/>
          </w:tcPr>
          <w:p w14:paraId="744BBF09" w14:textId="022A55E5" w:rsidR="00011E2E" w:rsidRDefault="00011E2E" w:rsidP="00AB52F2">
            <w:pPr>
              <w:pStyle w:val="NoSpacing"/>
              <w:jc w:val="both"/>
            </w:pPr>
            <w:r>
              <w:t>396</w:t>
            </w:r>
            <w:r>
              <w:t xml:space="preserve"> (10 innings)</w:t>
            </w:r>
          </w:p>
        </w:tc>
        <w:tc>
          <w:tcPr>
            <w:tcW w:w="1275" w:type="dxa"/>
          </w:tcPr>
          <w:p w14:paraId="18ECBE59" w14:textId="114EDBA2" w:rsidR="00011E2E" w:rsidRDefault="00011E2E" w:rsidP="00AB52F2">
            <w:pPr>
              <w:pStyle w:val="NoSpacing"/>
              <w:jc w:val="both"/>
            </w:pPr>
            <w:r>
              <w:t>139</w:t>
            </w:r>
            <w:r>
              <w:t>39</w:t>
            </w:r>
          </w:p>
        </w:tc>
        <w:tc>
          <w:tcPr>
            <w:tcW w:w="2948" w:type="dxa"/>
          </w:tcPr>
          <w:p w14:paraId="4D4F1C65" w14:textId="21520013" w:rsidR="00011E2E" w:rsidRDefault="00011E2E" w:rsidP="00AB52F2">
            <w:pPr>
              <w:pStyle w:val="NoSpacing"/>
              <w:jc w:val="both"/>
            </w:pPr>
            <w:r>
              <w:t>19</w:t>
            </w:r>
            <w:r w:rsidR="00791E5D">
              <w:t>82</w:t>
            </w:r>
          </w:p>
        </w:tc>
      </w:tr>
      <w:tr w:rsidR="00011E2E" w14:paraId="722A2522" w14:textId="77777777" w:rsidTr="00AB52F2">
        <w:trPr>
          <w:trHeight w:val="309"/>
        </w:trPr>
        <w:tc>
          <w:tcPr>
            <w:tcW w:w="2272" w:type="dxa"/>
          </w:tcPr>
          <w:p w14:paraId="1C3A4709" w14:textId="6061EECF" w:rsidR="00011E2E" w:rsidRPr="00011E2E" w:rsidRDefault="00011E2E" w:rsidP="00AB52F2">
            <w:pPr>
              <w:pStyle w:val="NoSpacing"/>
              <w:jc w:val="both"/>
              <w:rPr>
                <w:color w:val="4EA72E" w:themeColor="accent6"/>
              </w:rPr>
            </w:pPr>
            <w:r w:rsidRPr="00011E2E">
              <w:rPr>
                <w:color w:val="4EA72E" w:themeColor="accent6"/>
              </w:rPr>
              <w:t>Vs New Zealand</w:t>
            </w:r>
            <w:r>
              <w:rPr>
                <w:color w:val="4EA72E" w:themeColor="accent6"/>
              </w:rPr>
              <w:t xml:space="preserve"> (H)</w:t>
            </w:r>
          </w:p>
        </w:tc>
        <w:tc>
          <w:tcPr>
            <w:tcW w:w="1409" w:type="dxa"/>
          </w:tcPr>
          <w:p w14:paraId="02C3E4C9" w14:textId="582263EF" w:rsidR="00011E2E" w:rsidRDefault="00011E2E" w:rsidP="00AB52F2">
            <w:pPr>
              <w:pStyle w:val="NoSpacing"/>
              <w:jc w:val="both"/>
            </w:pPr>
            <w:r>
              <w:t>5</w:t>
            </w:r>
            <w:r>
              <w:t>7.43</w:t>
            </w:r>
          </w:p>
        </w:tc>
        <w:tc>
          <w:tcPr>
            <w:tcW w:w="1843" w:type="dxa"/>
          </w:tcPr>
          <w:p w14:paraId="302CB58F" w14:textId="423D6AA1" w:rsidR="00011E2E" w:rsidRDefault="00011E2E" w:rsidP="00AB52F2">
            <w:pPr>
              <w:pStyle w:val="NoSpacing"/>
              <w:jc w:val="both"/>
            </w:pPr>
            <w:r>
              <w:t>3</w:t>
            </w:r>
            <w:r>
              <w:t>44</w:t>
            </w:r>
            <w:r>
              <w:t xml:space="preserve"> (6 innings)</w:t>
            </w:r>
          </w:p>
        </w:tc>
        <w:tc>
          <w:tcPr>
            <w:tcW w:w="1275" w:type="dxa"/>
          </w:tcPr>
          <w:p w14:paraId="3E3DEDD1" w14:textId="51A17FE2" w:rsidR="00011E2E" w:rsidRDefault="00011E2E" w:rsidP="00AB52F2">
            <w:pPr>
              <w:pStyle w:val="NoSpacing"/>
              <w:jc w:val="both"/>
            </w:pPr>
            <w:r>
              <w:t>142</w:t>
            </w:r>
            <w:r>
              <w:t>83</w:t>
            </w:r>
          </w:p>
        </w:tc>
        <w:tc>
          <w:tcPr>
            <w:tcW w:w="2948" w:type="dxa"/>
          </w:tcPr>
          <w:p w14:paraId="68D9449D" w14:textId="59DDCF4D" w:rsidR="00011E2E" w:rsidRDefault="00011E2E" w:rsidP="00AB52F2">
            <w:pPr>
              <w:pStyle w:val="NoSpacing"/>
              <w:jc w:val="both"/>
            </w:pPr>
            <w:r>
              <w:t>16</w:t>
            </w:r>
            <w:r w:rsidR="00791E5D">
              <w:t>38</w:t>
            </w:r>
          </w:p>
        </w:tc>
      </w:tr>
      <w:tr w:rsidR="00011E2E" w14:paraId="367FAAE1" w14:textId="77777777" w:rsidTr="00AB52F2">
        <w:trPr>
          <w:trHeight w:val="309"/>
        </w:trPr>
        <w:tc>
          <w:tcPr>
            <w:tcW w:w="2272" w:type="dxa"/>
          </w:tcPr>
          <w:p w14:paraId="55DF6AFB" w14:textId="699004A5" w:rsidR="00011E2E" w:rsidRPr="00011E2E" w:rsidRDefault="00011E2E" w:rsidP="00AB52F2">
            <w:pPr>
              <w:pStyle w:val="NoSpacing"/>
              <w:jc w:val="both"/>
              <w:rPr>
                <w:color w:val="4EA72E" w:themeColor="accent6"/>
              </w:rPr>
            </w:pPr>
            <w:r w:rsidRPr="00011E2E">
              <w:rPr>
                <w:color w:val="4EA72E" w:themeColor="accent6"/>
              </w:rPr>
              <w:t>Vs Pakistan</w:t>
            </w:r>
            <w:r>
              <w:rPr>
                <w:color w:val="4EA72E" w:themeColor="accent6"/>
              </w:rPr>
              <w:t xml:space="preserve"> (H) </w:t>
            </w:r>
          </w:p>
        </w:tc>
        <w:tc>
          <w:tcPr>
            <w:tcW w:w="1409" w:type="dxa"/>
          </w:tcPr>
          <w:p w14:paraId="77181318" w14:textId="1F73365D" w:rsidR="00011E2E" w:rsidRDefault="00011E2E" w:rsidP="00AB52F2">
            <w:pPr>
              <w:pStyle w:val="NoSpacing"/>
              <w:jc w:val="both"/>
            </w:pPr>
            <w:r>
              <w:t>5</w:t>
            </w:r>
            <w:r>
              <w:t>5.61</w:t>
            </w:r>
          </w:p>
        </w:tc>
        <w:tc>
          <w:tcPr>
            <w:tcW w:w="1843" w:type="dxa"/>
          </w:tcPr>
          <w:p w14:paraId="71A17FD8" w14:textId="15E15A38" w:rsidR="00011E2E" w:rsidRDefault="00011E2E" w:rsidP="00AB52F2">
            <w:pPr>
              <w:pStyle w:val="NoSpacing"/>
              <w:jc w:val="both"/>
            </w:pPr>
            <w:r>
              <w:t>3</w:t>
            </w:r>
            <w:r>
              <w:t>33</w:t>
            </w:r>
            <w:r>
              <w:t xml:space="preserve"> (6 innings)</w:t>
            </w:r>
          </w:p>
        </w:tc>
        <w:tc>
          <w:tcPr>
            <w:tcW w:w="1275" w:type="dxa"/>
          </w:tcPr>
          <w:p w14:paraId="5BB27289" w14:textId="1F717CDB" w:rsidR="00011E2E" w:rsidRDefault="00011E2E" w:rsidP="00AB52F2">
            <w:pPr>
              <w:pStyle w:val="NoSpacing"/>
              <w:jc w:val="both"/>
            </w:pPr>
            <w:r>
              <w:t>14</w:t>
            </w:r>
            <w:r>
              <w:t>616</w:t>
            </w:r>
          </w:p>
        </w:tc>
        <w:tc>
          <w:tcPr>
            <w:tcW w:w="2948" w:type="dxa"/>
          </w:tcPr>
          <w:p w14:paraId="67E0CF5A" w14:textId="569AEC0F" w:rsidR="00011E2E" w:rsidRDefault="00011E2E" w:rsidP="00AB52F2">
            <w:pPr>
              <w:pStyle w:val="NoSpacing"/>
              <w:jc w:val="both"/>
            </w:pPr>
            <w:r>
              <w:t>13</w:t>
            </w:r>
            <w:r w:rsidR="00791E5D">
              <w:t>05</w:t>
            </w:r>
          </w:p>
        </w:tc>
      </w:tr>
      <w:tr w:rsidR="00011E2E" w14:paraId="3145CB5C" w14:textId="77777777" w:rsidTr="00AB52F2">
        <w:trPr>
          <w:trHeight w:val="309"/>
        </w:trPr>
        <w:tc>
          <w:tcPr>
            <w:tcW w:w="2272" w:type="dxa"/>
          </w:tcPr>
          <w:p w14:paraId="5ACB44E4" w14:textId="77777777" w:rsidR="00011E2E" w:rsidRDefault="00011E2E" w:rsidP="00AB52F2">
            <w:pPr>
              <w:pStyle w:val="NoSpacing"/>
              <w:jc w:val="both"/>
            </w:pPr>
          </w:p>
        </w:tc>
        <w:tc>
          <w:tcPr>
            <w:tcW w:w="1409" w:type="dxa"/>
          </w:tcPr>
          <w:p w14:paraId="431EBFC9" w14:textId="77777777" w:rsidR="00011E2E" w:rsidRDefault="00011E2E" w:rsidP="00AB52F2">
            <w:pPr>
              <w:pStyle w:val="NoSpacing"/>
              <w:jc w:val="both"/>
            </w:pPr>
          </w:p>
        </w:tc>
        <w:tc>
          <w:tcPr>
            <w:tcW w:w="1843" w:type="dxa"/>
          </w:tcPr>
          <w:p w14:paraId="0DB05D83" w14:textId="21D2E1ED" w:rsidR="00011E2E" w:rsidRDefault="00011E2E" w:rsidP="00AB52F2">
            <w:pPr>
              <w:pStyle w:val="NoSpacing"/>
              <w:jc w:val="both"/>
            </w:pPr>
            <w:r>
              <w:t>1073 runs</w:t>
            </w:r>
          </w:p>
        </w:tc>
        <w:tc>
          <w:tcPr>
            <w:tcW w:w="1275" w:type="dxa"/>
          </w:tcPr>
          <w:p w14:paraId="420015C0" w14:textId="77777777" w:rsidR="00011E2E" w:rsidRDefault="00011E2E" w:rsidP="00AB52F2">
            <w:pPr>
              <w:pStyle w:val="NoSpacing"/>
              <w:jc w:val="both"/>
            </w:pPr>
          </w:p>
        </w:tc>
        <w:tc>
          <w:tcPr>
            <w:tcW w:w="2948" w:type="dxa"/>
          </w:tcPr>
          <w:p w14:paraId="184F3235" w14:textId="77777777" w:rsidR="00011E2E" w:rsidRDefault="00011E2E" w:rsidP="00AB52F2">
            <w:pPr>
              <w:pStyle w:val="NoSpacing"/>
              <w:jc w:val="both"/>
            </w:pPr>
          </w:p>
        </w:tc>
      </w:tr>
    </w:tbl>
    <w:p w14:paraId="5105D89A" w14:textId="77777777" w:rsidR="00011E2E" w:rsidRDefault="00011E2E" w:rsidP="00847881">
      <w:pPr>
        <w:pStyle w:val="NoSpacing"/>
        <w:jc w:val="both"/>
        <w:rPr>
          <w:b/>
          <w:bCs/>
        </w:rPr>
      </w:pPr>
    </w:p>
    <w:p w14:paraId="041E94A1" w14:textId="77777777" w:rsidR="008B01E4" w:rsidRPr="008B01E4" w:rsidRDefault="008B01E4" w:rsidP="00847881">
      <w:pPr>
        <w:pStyle w:val="NoSpacing"/>
        <w:jc w:val="both"/>
        <w:rPr>
          <w:b/>
          <w:bCs/>
        </w:rPr>
      </w:pPr>
    </w:p>
    <w:p w14:paraId="05ECD635" w14:textId="4E68EC36" w:rsidR="0042779A" w:rsidRDefault="00791E5D" w:rsidP="00847881">
      <w:pPr>
        <w:pStyle w:val="NoSpacing"/>
        <w:jc w:val="both"/>
      </w:pPr>
      <w:r>
        <w:t>While Root averages less than 40 in Australia and less than his career average against Australia, he does average higher against both New Zealand and Pakistan at home. And he will be 29 runs to Tendulkars runs at the end of 2026 if he were to score at the average he usually does against these sides.</w:t>
      </w:r>
    </w:p>
    <w:p w14:paraId="29C3C02B" w14:textId="77777777" w:rsidR="00791E5D" w:rsidRDefault="00791E5D" w:rsidP="00847881">
      <w:pPr>
        <w:pStyle w:val="NoSpacing"/>
        <w:jc w:val="both"/>
      </w:pPr>
    </w:p>
    <w:p w14:paraId="499B11E6" w14:textId="61EDE258" w:rsidR="005053C2" w:rsidRDefault="005053C2" w:rsidP="00847881">
      <w:pPr>
        <w:pStyle w:val="NoSpacing"/>
        <w:jc w:val="both"/>
      </w:pPr>
      <w:r>
        <w:t xml:space="preserve">With 11 tests to follow up in 2027, by </w:t>
      </w:r>
      <w:ins w:id="214" w:author="KARKI, Saral (CIMMYT-Nepal)" w:date="2025-10-31T13:31:00Z" w16du:dateUtc="2025-10-31T07:46:00Z">
        <w:r w:rsidR="00B6227D">
          <w:t xml:space="preserve">the end of </w:t>
        </w:r>
      </w:ins>
      <w:r>
        <w:t xml:space="preserve">which time Root will be </w:t>
      </w:r>
      <w:del w:id="215" w:author="KARKI, Saral (CIMMYT-Nepal)" w:date="2025-10-31T13:31:00Z" w16du:dateUtc="2025-10-31T07:46:00Z">
        <w:r w:rsidDel="00B6227D">
          <w:delText xml:space="preserve">closer to </w:delText>
        </w:r>
      </w:del>
      <w:r>
        <w:t xml:space="preserve">37, </w:t>
      </w:r>
      <w:del w:id="216" w:author="KARKI, Saral (CIMMYT-Nepal)" w:date="2025-10-31T13:31:00Z" w16du:dateUtc="2025-10-31T07:46:00Z">
        <w:r w:rsidDel="00B6227D">
          <w:delText>Root will be a bit</w:delText>
        </w:r>
      </w:del>
      <w:ins w:id="217" w:author="KARKI, Saral (CIMMYT-Nepal)" w:date="2025-10-31T13:31:00Z" w16du:dateUtc="2025-10-31T07:46:00Z">
        <w:r w:rsidR="00B6227D">
          <w:t>leaves him a bit</w:t>
        </w:r>
      </w:ins>
      <w:r>
        <w:t xml:space="preserve"> over 1000 runs to get. And by the time, if he is still averaging his career average of 51.29 then, </w:t>
      </w:r>
    </w:p>
    <w:p w14:paraId="565FFD78" w14:textId="77777777" w:rsidR="005053C2" w:rsidRDefault="005053C2" w:rsidP="00847881">
      <w:pPr>
        <w:pStyle w:val="NoSpacing"/>
        <w:jc w:val="both"/>
      </w:pPr>
    </w:p>
    <w:p w14:paraId="7BB392E1" w14:textId="03A37EC5" w:rsidR="005053C2" w:rsidRDefault="005053C2" w:rsidP="00847881">
      <w:pPr>
        <w:pStyle w:val="NoSpacing"/>
        <w:jc w:val="both"/>
      </w:pPr>
      <w:r>
        <w:t>51.29  x 22  innings = 1128 runs</w:t>
      </w:r>
    </w:p>
    <w:p w14:paraId="36FCC023" w14:textId="77777777" w:rsidR="004E3324" w:rsidRDefault="004E3324" w:rsidP="00847881">
      <w:pPr>
        <w:pStyle w:val="NoSpacing"/>
        <w:jc w:val="both"/>
      </w:pPr>
    </w:p>
    <w:p w14:paraId="5105463C" w14:textId="3ACFCA00" w:rsidR="005053C2" w:rsidRDefault="005053C2" w:rsidP="00847881">
      <w:pPr>
        <w:pStyle w:val="NoSpacing"/>
        <w:jc w:val="both"/>
      </w:pPr>
      <w:r>
        <w:t>Total runs = 15744</w:t>
      </w:r>
    </w:p>
    <w:p w14:paraId="23B14922" w14:textId="4A617696" w:rsidR="005053C2" w:rsidRDefault="005053C2" w:rsidP="00847881">
      <w:pPr>
        <w:pStyle w:val="NoSpacing"/>
        <w:jc w:val="both"/>
      </w:pPr>
      <w:r>
        <w:t>Difference = 176 runs</w:t>
      </w:r>
    </w:p>
    <w:p w14:paraId="1C15EC7B" w14:textId="77777777" w:rsidR="005053C2" w:rsidRDefault="005053C2" w:rsidP="00847881">
      <w:pPr>
        <w:pStyle w:val="NoSpacing"/>
        <w:jc w:val="both"/>
      </w:pPr>
    </w:p>
    <w:p w14:paraId="6630ED6F" w14:textId="01861E6B" w:rsidR="005053C2" w:rsidRDefault="005053C2" w:rsidP="00847881">
      <w:pPr>
        <w:pStyle w:val="NoSpacing"/>
        <w:jc w:val="both"/>
      </w:pPr>
      <w:r>
        <w:t xml:space="preserve">The difference between the two will still be 176 runs. </w:t>
      </w:r>
    </w:p>
    <w:p w14:paraId="4DE3A4AA" w14:textId="77777777" w:rsidR="005053C2" w:rsidRDefault="005053C2" w:rsidP="00847881">
      <w:pPr>
        <w:pStyle w:val="NoSpacing"/>
        <w:jc w:val="both"/>
      </w:pPr>
    </w:p>
    <w:p w14:paraId="3CA3352F" w14:textId="70C2E1D3" w:rsidR="005053C2" w:rsidRDefault="005053C2" w:rsidP="00847881">
      <w:pPr>
        <w:pStyle w:val="NoSpacing"/>
        <w:jc w:val="both"/>
      </w:pPr>
      <w:r>
        <w:t>If Root and Tendulkar were playing their own individual sport of cricket, where Root was chasing Tendulkar’, it is fair to say this one is heading towards a nail biting finish.</w:t>
      </w:r>
    </w:p>
    <w:p w14:paraId="417D881F" w14:textId="77777777" w:rsidR="00B76681" w:rsidRDefault="00B76681" w:rsidP="00847881">
      <w:pPr>
        <w:pStyle w:val="NoSpacing"/>
        <w:jc w:val="both"/>
      </w:pPr>
    </w:p>
    <w:p w14:paraId="18031AFC" w14:textId="77777777" w:rsidR="00B76681" w:rsidRPr="000C73FB" w:rsidRDefault="00B76681" w:rsidP="00B76681">
      <w:pPr>
        <w:pStyle w:val="NoSpacing"/>
        <w:jc w:val="both"/>
      </w:pPr>
      <w:r w:rsidRPr="000C73FB">
        <w:t>In the end though, the question is will Root hang around to break the 16000 test runs landmark. Root is 35 years old now, and in two years he will be 37 and given how fit he is, he will be around physically, but will he still have the hunger to bat. I think we should have a better picture of this in the given days to come. But right now, Root is well and truly on his way to 16000. And whether he gets there or not, he is a generational batter.</w:t>
      </w:r>
    </w:p>
    <w:p w14:paraId="1BD01004" w14:textId="77777777" w:rsidR="00B76681" w:rsidRDefault="00B76681" w:rsidP="00847881">
      <w:pPr>
        <w:pStyle w:val="NoSpacing"/>
        <w:jc w:val="both"/>
      </w:pPr>
    </w:p>
    <w:p w14:paraId="7597B52C" w14:textId="77777777" w:rsidR="0042779A" w:rsidRDefault="0042779A">
      <w:r>
        <w:br w:type="page"/>
      </w:r>
    </w:p>
    <w:p w14:paraId="3B9A8FCD" w14:textId="4DCA3C74" w:rsidR="000C73FB" w:rsidRPr="000C73FB" w:rsidDel="00F54D4A" w:rsidRDefault="000C73FB" w:rsidP="00847881">
      <w:pPr>
        <w:pStyle w:val="NoSpacing"/>
        <w:jc w:val="both"/>
        <w:rPr>
          <w:del w:id="218" w:author="KARKI, Saral (CIMMYT-Nepal)" w:date="2025-10-31T13:29:00Z" w16du:dateUtc="2025-10-31T07:44:00Z"/>
        </w:rPr>
      </w:pPr>
    </w:p>
    <w:p w14:paraId="338B7AE6" w14:textId="17BFFCF6" w:rsidR="000C73FB" w:rsidRPr="000C73FB" w:rsidDel="00F54D4A" w:rsidRDefault="000C73FB" w:rsidP="00B76681">
      <w:pPr>
        <w:jc w:val="both"/>
        <w:rPr>
          <w:del w:id="219" w:author="KARKI, Saral (CIMMYT-Nepal)" w:date="2025-10-31T13:29:00Z" w16du:dateUtc="2025-10-31T07:44:00Z"/>
        </w:rPr>
      </w:pPr>
      <w:del w:id="220" w:author="KARKI, Saral (CIMMYT-Nepal)" w:date="2025-10-31T13:29:00Z" w16du:dateUtc="2025-10-31T07:44:00Z">
        <w:r w:rsidRPr="000C73FB" w:rsidDel="00F54D4A">
          <w:delText>Extract :</w:delText>
        </w:r>
      </w:del>
    </w:p>
    <w:p w14:paraId="08F691B7" w14:textId="243A9EC3" w:rsidR="000C73FB" w:rsidRPr="000C73FB" w:rsidDel="00F54D4A" w:rsidRDefault="000C73FB" w:rsidP="00847881">
      <w:pPr>
        <w:pStyle w:val="NoSpacing"/>
        <w:jc w:val="both"/>
        <w:rPr>
          <w:del w:id="221" w:author="KARKI, Saral (CIMMYT-Nepal)" w:date="2025-10-31T13:29:00Z" w16du:dateUtc="2025-10-31T07:44:00Z"/>
        </w:rPr>
      </w:pPr>
      <w:del w:id="222" w:author="KARKI, Saral (CIMMYT-Nepal)" w:date="2025-10-31T13:29:00Z" w16du:dateUtc="2025-10-31T07:44:00Z">
        <w:r w:rsidRPr="000C73FB" w:rsidDel="00F54D4A">
          <w:delText>Here on I need the</w:delText>
        </w:r>
      </w:del>
    </w:p>
    <w:p w14:paraId="7640C9E2" w14:textId="77E9669E" w:rsidR="000C73FB" w:rsidRPr="000C73FB" w:rsidDel="00F54D4A" w:rsidRDefault="000C73FB" w:rsidP="00847881">
      <w:pPr>
        <w:pStyle w:val="NoSpacing"/>
        <w:jc w:val="both"/>
        <w:rPr>
          <w:del w:id="223" w:author="KARKI, Saral (CIMMYT-Nepal)" w:date="2025-10-31T13:29:00Z" w16du:dateUtc="2025-10-31T07:44:00Z"/>
        </w:rPr>
      </w:pPr>
    </w:p>
    <w:p w14:paraId="2E8DC9FB" w14:textId="79C513EA" w:rsidR="000C73FB" w:rsidRPr="000C73FB" w:rsidDel="00F54D4A" w:rsidRDefault="000C73FB" w:rsidP="00847881">
      <w:pPr>
        <w:pStyle w:val="NoSpacing"/>
        <w:jc w:val="both"/>
        <w:rPr>
          <w:del w:id="224" w:author="KARKI, Saral (CIMMYT-Nepal)" w:date="2025-10-31T13:29:00Z" w16du:dateUtc="2025-10-31T07:44:00Z"/>
        </w:rPr>
      </w:pPr>
      <w:del w:id="225" w:author="KARKI, Saral (CIMMYT-Nepal)" w:date="2025-10-31T13:29:00Z" w16du:dateUtc="2025-10-31T07:44:00Z">
        <w:r w:rsidRPr="000C73FB" w:rsidDel="00F54D4A">
          <w:delText>1. fixtures of England . - Done</w:delText>
        </w:r>
      </w:del>
    </w:p>
    <w:p w14:paraId="108A64CC" w14:textId="631980B7" w:rsidR="000C73FB" w:rsidRPr="000C73FB" w:rsidDel="00F54D4A" w:rsidRDefault="000C73FB" w:rsidP="00847881">
      <w:pPr>
        <w:pStyle w:val="NoSpacing"/>
        <w:jc w:val="both"/>
        <w:rPr>
          <w:del w:id="226" w:author="KARKI, Saral (CIMMYT-Nepal)" w:date="2025-10-31T13:29:00Z" w16du:dateUtc="2025-10-31T07:44:00Z"/>
        </w:rPr>
      </w:pPr>
      <w:del w:id="227" w:author="KARKI, Saral (CIMMYT-Nepal)" w:date="2025-10-31T13:29:00Z" w16du:dateUtc="2025-10-31T07:44:00Z">
        <w:r w:rsidRPr="000C73FB" w:rsidDel="00F54D4A">
          <w:delText>2. Roots year wise runs scored - DOne</w:delText>
        </w:r>
      </w:del>
    </w:p>
    <w:p w14:paraId="2849ABF2" w14:textId="162B2363" w:rsidR="000C73FB" w:rsidRPr="000C73FB" w:rsidDel="00F54D4A" w:rsidRDefault="000C73FB" w:rsidP="00847881">
      <w:pPr>
        <w:pStyle w:val="NoSpacing"/>
        <w:jc w:val="both"/>
        <w:rPr>
          <w:del w:id="228" w:author="KARKI, Saral (CIMMYT-Nepal)" w:date="2025-10-31T13:29:00Z" w16du:dateUtc="2025-10-31T07:44:00Z"/>
        </w:rPr>
      </w:pPr>
      <w:del w:id="229" w:author="KARKI, Saral (CIMMYT-Nepal)" w:date="2025-10-31T13:29:00Z" w16du:dateUtc="2025-10-31T07:44:00Z">
        <w:r w:rsidRPr="000C73FB" w:rsidDel="00F54D4A">
          <w:delText>3. Roots year wise runs scored vs countries - Done</w:delText>
        </w:r>
      </w:del>
    </w:p>
    <w:p w14:paraId="2D56217B" w14:textId="67D0E4BB" w:rsidR="000C73FB" w:rsidRPr="000C73FB" w:rsidDel="00F54D4A" w:rsidRDefault="000C73FB" w:rsidP="00847881">
      <w:pPr>
        <w:pStyle w:val="NoSpacing"/>
        <w:jc w:val="both"/>
        <w:rPr>
          <w:del w:id="230" w:author="KARKI, Saral (CIMMYT-Nepal)" w:date="2025-10-31T13:29:00Z" w16du:dateUtc="2025-10-31T07:44:00Z"/>
        </w:rPr>
      </w:pPr>
      <w:del w:id="231" w:author="KARKI, Saral (CIMMYT-Nepal)" w:date="2025-10-31T13:29:00Z" w16du:dateUtc="2025-10-31T07:44:00Z">
        <w:r w:rsidRPr="000C73FB" w:rsidDel="00F54D4A">
          <w:delText>4. Root's career average - DOne</w:delText>
        </w:r>
      </w:del>
    </w:p>
    <w:p w14:paraId="5C4F38DC" w14:textId="04E54D84" w:rsidR="000C73FB" w:rsidRPr="000C73FB" w:rsidDel="00F54D4A" w:rsidRDefault="000C73FB" w:rsidP="00847881">
      <w:pPr>
        <w:pStyle w:val="NoSpacing"/>
        <w:jc w:val="both"/>
        <w:rPr>
          <w:del w:id="232" w:author="KARKI, Saral (CIMMYT-Nepal)" w:date="2025-10-31T13:29:00Z" w16du:dateUtc="2025-10-31T07:44:00Z"/>
        </w:rPr>
      </w:pPr>
      <w:del w:id="233" w:author="KARKI, Saral (CIMMYT-Nepal)" w:date="2025-10-31T13:29:00Z" w16du:dateUtc="2025-10-31T07:44:00Z">
        <w:r w:rsidRPr="000C73FB" w:rsidDel="00F54D4A">
          <w:delText>5. Root's average vs country (overall) - Done</w:delText>
        </w:r>
      </w:del>
    </w:p>
    <w:p w14:paraId="66452D35" w14:textId="5EB7DE7E" w:rsidR="000C73FB" w:rsidRPr="000C73FB" w:rsidDel="00F54D4A" w:rsidRDefault="000C73FB" w:rsidP="00847881">
      <w:pPr>
        <w:pStyle w:val="NoSpacing"/>
        <w:jc w:val="both"/>
        <w:rPr>
          <w:del w:id="234" w:author="KARKI, Saral (CIMMYT-Nepal)" w:date="2025-10-31T13:29:00Z" w16du:dateUtc="2025-10-31T07:44:00Z"/>
        </w:rPr>
      </w:pPr>
      <w:del w:id="235" w:author="KARKI, Saral (CIMMYT-Nepal)" w:date="2025-10-31T13:29:00Z" w16du:dateUtc="2025-10-31T07:44:00Z">
        <w:r w:rsidRPr="000C73FB" w:rsidDel="00F54D4A">
          <w:delText>6. Root's average vs country (home and away)- depending on the fixture list - Done</w:delText>
        </w:r>
      </w:del>
    </w:p>
    <w:p w14:paraId="06E42991" w14:textId="6B34CFC1" w:rsidR="000C73FB" w:rsidRPr="000C73FB" w:rsidDel="00F54D4A" w:rsidRDefault="000C73FB" w:rsidP="00847881">
      <w:pPr>
        <w:pStyle w:val="NoSpacing"/>
        <w:jc w:val="both"/>
        <w:rPr>
          <w:del w:id="236" w:author="KARKI, Saral (CIMMYT-Nepal)" w:date="2025-10-31T13:29:00Z" w16du:dateUtc="2025-10-31T07:44:00Z"/>
        </w:rPr>
      </w:pPr>
      <w:del w:id="237" w:author="KARKI, Saral (CIMMYT-Nepal)" w:date="2025-10-31T13:29:00Z" w16du:dateUtc="2025-10-31T07:44:00Z">
        <w:r w:rsidRPr="000C73FB" w:rsidDel="00F54D4A">
          <w:delText>7. Roots' venue wise average -</w:delText>
        </w:r>
      </w:del>
    </w:p>
    <w:p w14:paraId="7A1B54F2" w14:textId="77777777" w:rsidR="000C73FB" w:rsidRPr="000C73FB" w:rsidRDefault="000C73FB" w:rsidP="00847881">
      <w:pPr>
        <w:pStyle w:val="NoSpacing"/>
        <w:jc w:val="both"/>
      </w:pPr>
    </w:p>
    <w:p w14:paraId="055F8EE0" w14:textId="77777777" w:rsidR="000C73FB" w:rsidRPr="000C73FB" w:rsidRDefault="000C73FB" w:rsidP="00847881">
      <w:pPr>
        <w:pStyle w:val="NoSpacing"/>
        <w:jc w:val="both"/>
      </w:pPr>
    </w:p>
    <w:p w14:paraId="3DF8D83B" w14:textId="77777777" w:rsidR="000C73FB" w:rsidRPr="000C73FB" w:rsidRDefault="000C73FB" w:rsidP="00847881">
      <w:pPr>
        <w:pStyle w:val="NoSpacing"/>
        <w:jc w:val="both"/>
      </w:pPr>
      <w:r w:rsidRPr="000C73FB">
        <w:t>Useful Urls :</w:t>
      </w:r>
    </w:p>
    <w:p w14:paraId="0E8C1366" w14:textId="77777777" w:rsidR="000C73FB" w:rsidRPr="000C73FB" w:rsidRDefault="000C73FB" w:rsidP="00847881">
      <w:pPr>
        <w:pStyle w:val="NoSpacing"/>
        <w:jc w:val="both"/>
      </w:pPr>
      <w:r w:rsidRPr="000C73FB">
        <w:t>https://stats.espncricinfo.com/ci/engine/player/303669.html?class=1;template=results;type=allround</w:t>
      </w:r>
    </w:p>
    <w:p w14:paraId="2ED0D9DE" w14:textId="77777777" w:rsidR="000C73FB" w:rsidRPr="000C73FB" w:rsidRDefault="000C73FB" w:rsidP="00847881">
      <w:pPr>
        <w:pStyle w:val="NoSpacing"/>
        <w:jc w:val="both"/>
      </w:pPr>
    </w:p>
    <w:p w14:paraId="373270C4" w14:textId="77777777" w:rsidR="00226901" w:rsidRDefault="00226901" w:rsidP="00847881">
      <w:pPr>
        <w:pStyle w:val="NoSpacing"/>
        <w:jc w:val="both"/>
        <w:rPr>
          <w:ins w:id="238" w:author="KARKI, Saral (CIMMYT-Nepal)" w:date="2025-10-31T13:30:00Z" w16du:dateUtc="2025-10-31T07:45:00Z"/>
        </w:rPr>
      </w:pPr>
    </w:p>
    <w:p w14:paraId="4FA20760" w14:textId="77777777" w:rsidR="00B6227D" w:rsidRDefault="00B6227D" w:rsidP="00847881">
      <w:pPr>
        <w:pStyle w:val="NoSpacing"/>
        <w:jc w:val="both"/>
        <w:rPr>
          <w:ins w:id="239" w:author="KARKI, Saral (CIMMYT-Nepal)" w:date="2025-10-31T13:30:00Z" w16du:dateUtc="2025-10-31T07:45:00Z"/>
        </w:rPr>
      </w:pPr>
    </w:p>
    <w:p w14:paraId="53C5F620" w14:textId="77777777" w:rsidR="00B6227D" w:rsidRDefault="00B6227D" w:rsidP="00B6227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ins w:id="240" w:author="KARKI, Saral (CIMMYT-Nepal)" w:date="2025-10-31T13:30:00Z" w16du:dateUtc="2025-10-31T07:45:00Z"/>
          <w:rFonts w:ascii="Roboto" w:hAnsi="Roboto"/>
          <w:b/>
          <w:bCs/>
          <w:color w:val="2B2C2D"/>
          <w:bdr w:val="single" w:sz="2" w:space="0" w:color="auto" w:frame="1"/>
        </w:rPr>
      </w:pPr>
      <w:ins w:id="241" w:author="KARKI, Saral (CIMMYT-Nepal)" w:date="2025-10-31T13:30:00Z" w16du:dateUtc="2025-10-31T07:45:00Z">
        <w:r>
          <w:rPr>
            <w:rFonts w:ascii="Roboto" w:hAnsi="Roboto"/>
            <w:b/>
            <w:bCs/>
            <w:color w:val="2B2C2D"/>
            <w:bdr w:val="single" w:sz="2" w:space="0" w:color="auto" w:frame="1"/>
          </w:rPr>
          <w:t>December 30, 1990, Sheffield, Yorkshire</w:t>
        </w:r>
      </w:ins>
    </w:p>
    <w:p w14:paraId="6C801E49" w14:textId="77777777" w:rsidR="00B6227D" w:rsidRDefault="00B6227D" w:rsidP="00B6227D">
      <w:pPr>
        <w:pStyle w:val="ds-text-tight-m"/>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ins w:id="242" w:author="KARKI, Saral (CIMMYT-Nepal)" w:date="2025-10-31T13:30:00Z" w16du:dateUtc="2025-10-31T07:45:00Z"/>
          <w:rFonts w:ascii="Roboto" w:hAnsi="Roboto"/>
          <w:caps/>
          <w:color w:val="6C6D6F"/>
          <w:sz w:val="23"/>
          <w:szCs w:val="23"/>
        </w:rPr>
      </w:pPr>
      <w:ins w:id="243" w:author="KARKI, Saral (CIMMYT-Nepal)" w:date="2025-10-31T13:30:00Z" w16du:dateUtc="2025-10-31T07:45:00Z">
        <w:r>
          <w:rPr>
            <w:rFonts w:ascii="Roboto" w:hAnsi="Roboto"/>
            <w:caps/>
            <w:color w:val="6C6D6F"/>
            <w:sz w:val="23"/>
            <w:szCs w:val="23"/>
          </w:rPr>
          <w:t>Age</w:t>
        </w:r>
      </w:ins>
    </w:p>
    <w:p w14:paraId="0A16CF9B" w14:textId="77777777" w:rsidR="00B6227D" w:rsidRDefault="00B6227D" w:rsidP="00B6227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ins w:id="244" w:author="KARKI, Saral (CIMMYT-Nepal)" w:date="2025-10-31T13:30:00Z" w16du:dateUtc="2025-10-31T07:45:00Z"/>
          <w:rFonts w:ascii="Roboto" w:hAnsi="Roboto"/>
          <w:b/>
          <w:bCs/>
          <w:color w:val="2B2C2D"/>
          <w:bdr w:val="single" w:sz="2" w:space="0" w:color="auto" w:frame="1"/>
        </w:rPr>
      </w:pPr>
      <w:ins w:id="245" w:author="KARKI, Saral (CIMMYT-Nepal)" w:date="2025-10-31T13:30:00Z" w16du:dateUtc="2025-10-31T07:45:00Z">
        <w:r>
          <w:rPr>
            <w:rFonts w:ascii="Roboto" w:hAnsi="Roboto"/>
            <w:b/>
            <w:bCs/>
            <w:color w:val="2B2C2D"/>
            <w:bdr w:val="single" w:sz="2" w:space="0" w:color="auto" w:frame="1"/>
          </w:rPr>
          <w:t>34y 305d</w:t>
        </w:r>
      </w:ins>
    </w:p>
    <w:p w14:paraId="41F601EC" w14:textId="73D122DF" w:rsidR="00B6227D" w:rsidRPr="000C73FB" w:rsidRDefault="00A8312E" w:rsidP="00847881">
      <w:pPr>
        <w:pStyle w:val="NoSpacing"/>
        <w:jc w:val="both"/>
      </w:pPr>
      <w:ins w:id="246" w:author="KARKI, Saral (CIMMYT-Nepal)" w:date="2025-10-31T13:38:00Z" w16du:dateUtc="2025-10-31T07:53:00Z">
        <w:r>
          <w:t>Debut : 12 December at 21 years old</w:t>
        </w:r>
      </w:ins>
    </w:p>
    <w:sectPr w:rsidR="00B6227D" w:rsidRPr="000C7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9393D"/>
    <w:multiLevelType w:val="hybridMultilevel"/>
    <w:tmpl w:val="80A80DA8"/>
    <w:lvl w:ilvl="0" w:tplc="FE48AA3E">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8949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KI, Saral (CIMMYT-Nepal)">
    <w15:presenceInfo w15:providerId="AD" w15:userId="S::S.KARKI@cgiar.org::0707e166-df96-4e59-a724-5f0706838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01"/>
    <w:rsid w:val="00001B43"/>
    <w:rsid w:val="00011E2E"/>
    <w:rsid w:val="0001316A"/>
    <w:rsid w:val="00072626"/>
    <w:rsid w:val="00096D56"/>
    <w:rsid w:val="000C73FB"/>
    <w:rsid w:val="000F08BA"/>
    <w:rsid w:val="00226901"/>
    <w:rsid w:val="00251061"/>
    <w:rsid w:val="00304DF8"/>
    <w:rsid w:val="00370471"/>
    <w:rsid w:val="0041140E"/>
    <w:rsid w:val="0042779A"/>
    <w:rsid w:val="004972B8"/>
    <w:rsid w:val="004A02DB"/>
    <w:rsid w:val="004C2179"/>
    <w:rsid w:val="004E3324"/>
    <w:rsid w:val="005053C2"/>
    <w:rsid w:val="005769B8"/>
    <w:rsid w:val="005A262B"/>
    <w:rsid w:val="00601E0E"/>
    <w:rsid w:val="006629F3"/>
    <w:rsid w:val="006F00C5"/>
    <w:rsid w:val="0077684E"/>
    <w:rsid w:val="00791E5D"/>
    <w:rsid w:val="00847881"/>
    <w:rsid w:val="008547CB"/>
    <w:rsid w:val="008B01E4"/>
    <w:rsid w:val="008C3EF4"/>
    <w:rsid w:val="008E352D"/>
    <w:rsid w:val="008F7817"/>
    <w:rsid w:val="00A67B85"/>
    <w:rsid w:val="00A7039D"/>
    <w:rsid w:val="00A8312E"/>
    <w:rsid w:val="00A83FEC"/>
    <w:rsid w:val="00AD0872"/>
    <w:rsid w:val="00AD5E35"/>
    <w:rsid w:val="00AE4341"/>
    <w:rsid w:val="00B24883"/>
    <w:rsid w:val="00B6227D"/>
    <w:rsid w:val="00B76681"/>
    <w:rsid w:val="00B83751"/>
    <w:rsid w:val="00B867EB"/>
    <w:rsid w:val="00B937B1"/>
    <w:rsid w:val="00C6063D"/>
    <w:rsid w:val="00C87EAF"/>
    <w:rsid w:val="00CD121B"/>
    <w:rsid w:val="00D216A6"/>
    <w:rsid w:val="00D2376D"/>
    <w:rsid w:val="00D75022"/>
    <w:rsid w:val="00D941E4"/>
    <w:rsid w:val="00DA258E"/>
    <w:rsid w:val="00E6742B"/>
    <w:rsid w:val="00EC3E1B"/>
    <w:rsid w:val="00F54D4A"/>
    <w:rsid w:val="00F90F31"/>
    <w:rsid w:val="00FA13C4"/>
    <w:rsid w:val="00FC074E"/>
    <w:rsid w:val="00FC76F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B89BEB1"/>
  <w15:chartTrackingRefBased/>
  <w15:docId w15:val="{8C2BBA44-B82E-024A-AA33-78CBF6F1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2E"/>
  </w:style>
  <w:style w:type="paragraph" w:styleId="Heading1">
    <w:name w:val="heading 1"/>
    <w:basedOn w:val="Normal"/>
    <w:next w:val="Normal"/>
    <w:link w:val="Heading1Char"/>
    <w:uiPriority w:val="9"/>
    <w:qFormat/>
    <w:rsid w:val="002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901"/>
    <w:rPr>
      <w:rFonts w:eastAsiaTheme="majorEastAsia" w:cstheme="majorBidi"/>
      <w:color w:val="272727" w:themeColor="text1" w:themeTint="D8"/>
    </w:rPr>
  </w:style>
  <w:style w:type="paragraph" w:styleId="Title">
    <w:name w:val="Title"/>
    <w:basedOn w:val="Normal"/>
    <w:next w:val="Normal"/>
    <w:link w:val="TitleChar"/>
    <w:uiPriority w:val="10"/>
    <w:qFormat/>
    <w:rsid w:val="0022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226901"/>
    <w:rPr>
      <w:i/>
      <w:iCs/>
      <w:color w:val="404040" w:themeColor="text1" w:themeTint="BF"/>
    </w:rPr>
  </w:style>
  <w:style w:type="paragraph" w:styleId="ListParagraph">
    <w:name w:val="List Paragraph"/>
    <w:basedOn w:val="Normal"/>
    <w:uiPriority w:val="34"/>
    <w:qFormat/>
    <w:rsid w:val="00226901"/>
    <w:pPr>
      <w:ind w:left="720"/>
      <w:contextualSpacing/>
    </w:pPr>
  </w:style>
  <w:style w:type="character" w:styleId="IntenseEmphasis">
    <w:name w:val="Intense Emphasis"/>
    <w:basedOn w:val="DefaultParagraphFont"/>
    <w:uiPriority w:val="21"/>
    <w:qFormat/>
    <w:rsid w:val="00226901"/>
    <w:rPr>
      <w:i/>
      <w:iCs/>
      <w:color w:val="0F4761" w:themeColor="accent1" w:themeShade="BF"/>
    </w:rPr>
  </w:style>
  <w:style w:type="paragraph" w:styleId="IntenseQuote">
    <w:name w:val="Intense Quote"/>
    <w:basedOn w:val="Normal"/>
    <w:next w:val="Normal"/>
    <w:link w:val="IntenseQuoteChar"/>
    <w:uiPriority w:val="30"/>
    <w:qFormat/>
    <w:rsid w:val="002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01"/>
    <w:rPr>
      <w:i/>
      <w:iCs/>
      <w:color w:val="0F4761" w:themeColor="accent1" w:themeShade="BF"/>
    </w:rPr>
  </w:style>
  <w:style w:type="character" w:styleId="IntenseReference">
    <w:name w:val="Intense Reference"/>
    <w:basedOn w:val="DefaultParagraphFont"/>
    <w:uiPriority w:val="32"/>
    <w:qFormat/>
    <w:rsid w:val="00226901"/>
    <w:rPr>
      <w:b/>
      <w:bCs/>
      <w:smallCaps/>
      <w:color w:val="0F4761" w:themeColor="accent1" w:themeShade="BF"/>
      <w:spacing w:val="5"/>
    </w:rPr>
  </w:style>
  <w:style w:type="paragraph" w:styleId="NoSpacing">
    <w:name w:val="No Spacing"/>
    <w:uiPriority w:val="1"/>
    <w:qFormat/>
    <w:rsid w:val="000C73FB"/>
    <w:pPr>
      <w:spacing w:after="0" w:line="240" w:lineRule="auto"/>
    </w:pPr>
  </w:style>
  <w:style w:type="table" w:styleId="TableGrid">
    <w:name w:val="Table Grid"/>
    <w:basedOn w:val="TableNormal"/>
    <w:uiPriority w:val="39"/>
    <w:rsid w:val="008F7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6063D"/>
    <w:pPr>
      <w:spacing w:after="0" w:line="240" w:lineRule="auto"/>
    </w:pPr>
  </w:style>
  <w:style w:type="paragraph" w:styleId="NormalWeb">
    <w:name w:val="Normal (Web)"/>
    <w:basedOn w:val="Normal"/>
    <w:uiPriority w:val="99"/>
    <w:semiHidden/>
    <w:unhideWhenUsed/>
    <w:rsid w:val="00B622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text-tight-m">
    <w:name w:val="ds-text-tight-m"/>
    <w:basedOn w:val="Normal"/>
    <w:rsid w:val="00B622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679">
      <w:bodyDiv w:val="1"/>
      <w:marLeft w:val="0"/>
      <w:marRight w:val="0"/>
      <w:marTop w:val="0"/>
      <w:marBottom w:val="0"/>
      <w:divBdr>
        <w:top w:val="none" w:sz="0" w:space="0" w:color="auto"/>
        <w:left w:val="none" w:sz="0" w:space="0" w:color="auto"/>
        <w:bottom w:val="none" w:sz="0" w:space="0" w:color="auto"/>
        <w:right w:val="none" w:sz="0" w:space="0" w:color="auto"/>
      </w:divBdr>
    </w:div>
    <w:div w:id="337391036">
      <w:bodyDiv w:val="1"/>
      <w:marLeft w:val="0"/>
      <w:marRight w:val="0"/>
      <w:marTop w:val="0"/>
      <w:marBottom w:val="0"/>
      <w:divBdr>
        <w:top w:val="none" w:sz="0" w:space="0" w:color="auto"/>
        <w:left w:val="none" w:sz="0" w:space="0" w:color="auto"/>
        <w:bottom w:val="none" w:sz="0" w:space="0" w:color="auto"/>
        <w:right w:val="none" w:sz="0" w:space="0" w:color="auto"/>
      </w:divBdr>
      <w:divsChild>
        <w:div w:id="1511412042">
          <w:marLeft w:val="0"/>
          <w:marRight w:val="0"/>
          <w:marTop w:val="0"/>
          <w:marBottom w:val="0"/>
          <w:divBdr>
            <w:top w:val="none" w:sz="0" w:space="0" w:color="auto"/>
            <w:left w:val="none" w:sz="0" w:space="0" w:color="auto"/>
            <w:bottom w:val="none" w:sz="0" w:space="0" w:color="auto"/>
            <w:right w:val="none" w:sz="0" w:space="0" w:color="auto"/>
          </w:divBdr>
          <w:divsChild>
            <w:div w:id="895624661">
              <w:marLeft w:val="0"/>
              <w:marRight w:val="0"/>
              <w:marTop w:val="0"/>
              <w:marBottom w:val="0"/>
              <w:divBdr>
                <w:top w:val="none" w:sz="0" w:space="0" w:color="auto"/>
                <w:left w:val="none" w:sz="0" w:space="0" w:color="auto"/>
                <w:bottom w:val="none" w:sz="0" w:space="0" w:color="auto"/>
                <w:right w:val="none" w:sz="0" w:space="0" w:color="auto"/>
              </w:divBdr>
            </w:div>
            <w:div w:id="1908177573">
              <w:marLeft w:val="0"/>
              <w:marRight w:val="0"/>
              <w:marTop w:val="0"/>
              <w:marBottom w:val="0"/>
              <w:divBdr>
                <w:top w:val="none" w:sz="0" w:space="0" w:color="auto"/>
                <w:left w:val="none" w:sz="0" w:space="0" w:color="auto"/>
                <w:bottom w:val="none" w:sz="0" w:space="0" w:color="auto"/>
                <w:right w:val="none" w:sz="0" w:space="0" w:color="auto"/>
              </w:divBdr>
            </w:div>
            <w:div w:id="11470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155">
      <w:bodyDiv w:val="1"/>
      <w:marLeft w:val="0"/>
      <w:marRight w:val="0"/>
      <w:marTop w:val="0"/>
      <w:marBottom w:val="0"/>
      <w:divBdr>
        <w:top w:val="none" w:sz="0" w:space="0" w:color="auto"/>
        <w:left w:val="none" w:sz="0" w:space="0" w:color="auto"/>
        <w:bottom w:val="none" w:sz="0" w:space="0" w:color="auto"/>
        <w:right w:val="none" w:sz="0" w:space="0" w:color="auto"/>
      </w:divBdr>
      <w:divsChild>
        <w:div w:id="781529984">
          <w:marLeft w:val="0"/>
          <w:marRight w:val="0"/>
          <w:marTop w:val="0"/>
          <w:marBottom w:val="0"/>
          <w:divBdr>
            <w:top w:val="none" w:sz="0" w:space="0" w:color="auto"/>
            <w:left w:val="none" w:sz="0" w:space="0" w:color="auto"/>
            <w:bottom w:val="none" w:sz="0" w:space="0" w:color="auto"/>
            <w:right w:val="none" w:sz="0" w:space="0" w:color="auto"/>
          </w:divBdr>
          <w:divsChild>
            <w:div w:id="1754164914">
              <w:marLeft w:val="0"/>
              <w:marRight w:val="0"/>
              <w:marTop w:val="0"/>
              <w:marBottom w:val="0"/>
              <w:divBdr>
                <w:top w:val="none" w:sz="0" w:space="0" w:color="auto"/>
                <w:left w:val="none" w:sz="0" w:space="0" w:color="auto"/>
                <w:bottom w:val="none" w:sz="0" w:space="0" w:color="auto"/>
                <w:right w:val="none" w:sz="0" w:space="0" w:color="auto"/>
              </w:divBdr>
            </w:div>
            <w:div w:id="1145927607">
              <w:marLeft w:val="0"/>
              <w:marRight w:val="0"/>
              <w:marTop w:val="0"/>
              <w:marBottom w:val="0"/>
              <w:divBdr>
                <w:top w:val="none" w:sz="0" w:space="0" w:color="auto"/>
                <w:left w:val="none" w:sz="0" w:space="0" w:color="auto"/>
                <w:bottom w:val="none" w:sz="0" w:space="0" w:color="auto"/>
                <w:right w:val="none" w:sz="0" w:space="0" w:color="auto"/>
              </w:divBdr>
            </w:div>
            <w:div w:id="1327826333">
              <w:marLeft w:val="0"/>
              <w:marRight w:val="0"/>
              <w:marTop w:val="0"/>
              <w:marBottom w:val="0"/>
              <w:divBdr>
                <w:top w:val="none" w:sz="0" w:space="0" w:color="auto"/>
                <w:left w:val="none" w:sz="0" w:space="0" w:color="auto"/>
                <w:bottom w:val="none" w:sz="0" w:space="0" w:color="auto"/>
                <w:right w:val="none" w:sz="0" w:space="0" w:color="auto"/>
              </w:divBdr>
            </w:div>
            <w:div w:id="1457136034">
              <w:marLeft w:val="0"/>
              <w:marRight w:val="0"/>
              <w:marTop w:val="0"/>
              <w:marBottom w:val="0"/>
              <w:divBdr>
                <w:top w:val="none" w:sz="0" w:space="0" w:color="auto"/>
                <w:left w:val="none" w:sz="0" w:space="0" w:color="auto"/>
                <w:bottom w:val="none" w:sz="0" w:space="0" w:color="auto"/>
                <w:right w:val="none" w:sz="0" w:space="0" w:color="auto"/>
              </w:divBdr>
            </w:div>
            <w:div w:id="1212419921">
              <w:marLeft w:val="0"/>
              <w:marRight w:val="0"/>
              <w:marTop w:val="0"/>
              <w:marBottom w:val="0"/>
              <w:divBdr>
                <w:top w:val="none" w:sz="0" w:space="0" w:color="auto"/>
                <w:left w:val="none" w:sz="0" w:space="0" w:color="auto"/>
                <w:bottom w:val="none" w:sz="0" w:space="0" w:color="auto"/>
                <w:right w:val="none" w:sz="0" w:space="0" w:color="auto"/>
              </w:divBdr>
            </w:div>
            <w:div w:id="759715901">
              <w:marLeft w:val="0"/>
              <w:marRight w:val="0"/>
              <w:marTop w:val="0"/>
              <w:marBottom w:val="0"/>
              <w:divBdr>
                <w:top w:val="none" w:sz="0" w:space="0" w:color="auto"/>
                <w:left w:val="none" w:sz="0" w:space="0" w:color="auto"/>
                <w:bottom w:val="none" w:sz="0" w:space="0" w:color="auto"/>
                <w:right w:val="none" w:sz="0" w:space="0" w:color="auto"/>
              </w:divBdr>
            </w:div>
            <w:div w:id="1110053787">
              <w:marLeft w:val="0"/>
              <w:marRight w:val="0"/>
              <w:marTop w:val="0"/>
              <w:marBottom w:val="0"/>
              <w:divBdr>
                <w:top w:val="none" w:sz="0" w:space="0" w:color="auto"/>
                <w:left w:val="none" w:sz="0" w:space="0" w:color="auto"/>
                <w:bottom w:val="none" w:sz="0" w:space="0" w:color="auto"/>
                <w:right w:val="none" w:sz="0" w:space="0" w:color="auto"/>
              </w:divBdr>
            </w:div>
            <w:div w:id="683898794">
              <w:marLeft w:val="0"/>
              <w:marRight w:val="0"/>
              <w:marTop w:val="0"/>
              <w:marBottom w:val="0"/>
              <w:divBdr>
                <w:top w:val="none" w:sz="0" w:space="0" w:color="auto"/>
                <w:left w:val="none" w:sz="0" w:space="0" w:color="auto"/>
                <w:bottom w:val="none" w:sz="0" w:space="0" w:color="auto"/>
                <w:right w:val="none" w:sz="0" w:space="0" w:color="auto"/>
              </w:divBdr>
            </w:div>
            <w:div w:id="1536382994">
              <w:marLeft w:val="0"/>
              <w:marRight w:val="0"/>
              <w:marTop w:val="0"/>
              <w:marBottom w:val="0"/>
              <w:divBdr>
                <w:top w:val="none" w:sz="0" w:space="0" w:color="auto"/>
                <w:left w:val="none" w:sz="0" w:space="0" w:color="auto"/>
                <w:bottom w:val="none" w:sz="0" w:space="0" w:color="auto"/>
                <w:right w:val="none" w:sz="0" w:space="0" w:color="auto"/>
              </w:divBdr>
            </w:div>
            <w:div w:id="1523084007">
              <w:marLeft w:val="0"/>
              <w:marRight w:val="0"/>
              <w:marTop w:val="0"/>
              <w:marBottom w:val="0"/>
              <w:divBdr>
                <w:top w:val="none" w:sz="0" w:space="0" w:color="auto"/>
                <w:left w:val="none" w:sz="0" w:space="0" w:color="auto"/>
                <w:bottom w:val="none" w:sz="0" w:space="0" w:color="auto"/>
                <w:right w:val="none" w:sz="0" w:space="0" w:color="auto"/>
              </w:divBdr>
            </w:div>
            <w:div w:id="1336687372">
              <w:marLeft w:val="0"/>
              <w:marRight w:val="0"/>
              <w:marTop w:val="0"/>
              <w:marBottom w:val="0"/>
              <w:divBdr>
                <w:top w:val="none" w:sz="0" w:space="0" w:color="auto"/>
                <w:left w:val="none" w:sz="0" w:space="0" w:color="auto"/>
                <w:bottom w:val="none" w:sz="0" w:space="0" w:color="auto"/>
                <w:right w:val="none" w:sz="0" w:space="0" w:color="auto"/>
              </w:divBdr>
            </w:div>
            <w:div w:id="1436825670">
              <w:marLeft w:val="0"/>
              <w:marRight w:val="0"/>
              <w:marTop w:val="0"/>
              <w:marBottom w:val="0"/>
              <w:divBdr>
                <w:top w:val="none" w:sz="0" w:space="0" w:color="auto"/>
                <w:left w:val="none" w:sz="0" w:space="0" w:color="auto"/>
                <w:bottom w:val="none" w:sz="0" w:space="0" w:color="auto"/>
                <w:right w:val="none" w:sz="0" w:space="0" w:color="auto"/>
              </w:divBdr>
            </w:div>
            <w:div w:id="16545564">
              <w:marLeft w:val="0"/>
              <w:marRight w:val="0"/>
              <w:marTop w:val="0"/>
              <w:marBottom w:val="0"/>
              <w:divBdr>
                <w:top w:val="none" w:sz="0" w:space="0" w:color="auto"/>
                <w:left w:val="none" w:sz="0" w:space="0" w:color="auto"/>
                <w:bottom w:val="none" w:sz="0" w:space="0" w:color="auto"/>
                <w:right w:val="none" w:sz="0" w:space="0" w:color="auto"/>
              </w:divBdr>
            </w:div>
            <w:div w:id="494996846">
              <w:marLeft w:val="0"/>
              <w:marRight w:val="0"/>
              <w:marTop w:val="0"/>
              <w:marBottom w:val="0"/>
              <w:divBdr>
                <w:top w:val="none" w:sz="0" w:space="0" w:color="auto"/>
                <w:left w:val="none" w:sz="0" w:space="0" w:color="auto"/>
                <w:bottom w:val="none" w:sz="0" w:space="0" w:color="auto"/>
                <w:right w:val="none" w:sz="0" w:space="0" w:color="auto"/>
              </w:divBdr>
            </w:div>
            <w:div w:id="1109011659">
              <w:marLeft w:val="0"/>
              <w:marRight w:val="0"/>
              <w:marTop w:val="0"/>
              <w:marBottom w:val="0"/>
              <w:divBdr>
                <w:top w:val="none" w:sz="0" w:space="0" w:color="auto"/>
                <w:left w:val="none" w:sz="0" w:space="0" w:color="auto"/>
                <w:bottom w:val="none" w:sz="0" w:space="0" w:color="auto"/>
                <w:right w:val="none" w:sz="0" w:space="0" w:color="auto"/>
              </w:divBdr>
            </w:div>
            <w:div w:id="204106151">
              <w:marLeft w:val="0"/>
              <w:marRight w:val="0"/>
              <w:marTop w:val="0"/>
              <w:marBottom w:val="0"/>
              <w:divBdr>
                <w:top w:val="none" w:sz="0" w:space="0" w:color="auto"/>
                <w:left w:val="none" w:sz="0" w:space="0" w:color="auto"/>
                <w:bottom w:val="none" w:sz="0" w:space="0" w:color="auto"/>
                <w:right w:val="none" w:sz="0" w:space="0" w:color="auto"/>
              </w:divBdr>
            </w:div>
            <w:div w:id="1367220135">
              <w:marLeft w:val="0"/>
              <w:marRight w:val="0"/>
              <w:marTop w:val="0"/>
              <w:marBottom w:val="0"/>
              <w:divBdr>
                <w:top w:val="none" w:sz="0" w:space="0" w:color="auto"/>
                <w:left w:val="none" w:sz="0" w:space="0" w:color="auto"/>
                <w:bottom w:val="none" w:sz="0" w:space="0" w:color="auto"/>
                <w:right w:val="none" w:sz="0" w:space="0" w:color="auto"/>
              </w:divBdr>
            </w:div>
            <w:div w:id="1703245868">
              <w:marLeft w:val="0"/>
              <w:marRight w:val="0"/>
              <w:marTop w:val="0"/>
              <w:marBottom w:val="0"/>
              <w:divBdr>
                <w:top w:val="none" w:sz="0" w:space="0" w:color="auto"/>
                <w:left w:val="none" w:sz="0" w:space="0" w:color="auto"/>
                <w:bottom w:val="none" w:sz="0" w:space="0" w:color="auto"/>
                <w:right w:val="none" w:sz="0" w:space="0" w:color="auto"/>
              </w:divBdr>
            </w:div>
            <w:div w:id="1823963448">
              <w:marLeft w:val="0"/>
              <w:marRight w:val="0"/>
              <w:marTop w:val="0"/>
              <w:marBottom w:val="0"/>
              <w:divBdr>
                <w:top w:val="none" w:sz="0" w:space="0" w:color="auto"/>
                <w:left w:val="none" w:sz="0" w:space="0" w:color="auto"/>
                <w:bottom w:val="none" w:sz="0" w:space="0" w:color="auto"/>
                <w:right w:val="none" w:sz="0" w:space="0" w:color="auto"/>
              </w:divBdr>
            </w:div>
            <w:div w:id="2139838182">
              <w:marLeft w:val="0"/>
              <w:marRight w:val="0"/>
              <w:marTop w:val="0"/>
              <w:marBottom w:val="0"/>
              <w:divBdr>
                <w:top w:val="none" w:sz="0" w:space="0" w:color="auto"/>
                <w:left w:val="none" w:sz="0" w:space="0" w:color="auto"/>
                <w:bottom w:val="none" w:sz="0" w:space="0" w:color="auto"/>
                <w:right w:val="none" w:sz="0" w:space="0" w:color="auto"/>
              </w:divBdr>
            </w:div>
            <w:div w:id="1221867494">
              <w:marLeft w:val="0"/>
              <w:marRight w:val="0"/>
              <w:marTop w:val="0"/>
              <w:marBottom w:val="0"/>
              <w:divBdr>
                <w:top w:val="none" w:sz="0" w:space="0" w:color="auto"/>
                <w:left w:val="none" w:sz="0" w:space="0" w:color="auto"/>
                <w:bottom w:val="none" w:sz="0" w:space="0" w:color="auto"/>
                <w:right w:val="none" w:sz="0" w:space="0" w:color="auto"/>
              </w:divBdr>
            </w:div>
            <w:div w:id="336076997">
              <w:marLeft w:val="0"/>
              <w:marRight w:val="0"/>
              <w:marTop w:val="0"/>
              <w:marBottom w:val="0"/>
              <w:divBdr>
                <w:top w:val="none" w:sz="0" w:space="0" w:color="auto"/>
                <w:left w:val="none" w:sz="0" w:space="0" w:color="auto"/>
                <w:bottom w:val="none" w:sz="0" w:space="0" w:color="auto"/>
                <w:right w:val="none" w:sz="0" w:space="0" w:color="auto"/>
              </w:divBdr>
            </w:div>
            <w:div w:id="880823443">
              <w:marLeft w:val="0"/>
              <w:marRight w:val="0"/>
              <w:marTop w:val="0"/>
              <w:marBottom w:val="0"/>
              <w:divBdr>
                <w:top w:val="none" w:sz="0" w:space="0" w:color="auto"/>
                <w:left w:val="none" w:sz="0" w:space="0" w:color="auto"/>
                <w:bottom w:val="none" w:sz="0" w:space="0" w:color="auto"/>
                <w:right w:val="none" w:sz="0" w:space="0" w:color="auto"/>
              </w:divBdr>
            </w:div>
            <w:div w:id="1050691159">
              <w:marLeft w:val="0"/>
              <w:marRight w:val="0"/>
              <w:marTop w:val="0"/>
              <w:marBottom w:val="0"/>
              <w:divBdr>
                <w:top w:val="none" w:sz="0" w:space="0" w:color="auto"/>
                <w:left w:val="none" w:sz="0" w:space="0" w:color="auto"/>
                <w:bottom w:val="none" w:sz="0" w:space="0" w:color="auto"/>
                <w:right w:val="none" w:sz="0" w:space="0" w:color="auto"/>
              </w:divBdr>
            </w:div>
            <w:div w:id="459080691">
              <w:marLeft w:val="0"/>
              <w:marRight w:val="0"/>
              <w:marTop w:val="0"/>
              <w:marBottom w:val="0"/>
              <w:divBdr>
                <w:top w:val="none" w:sz="0" w:space="0" w:color="auto"/>
                <w:left w:val="none" w:sz="0" w:space="0" w:color="auto"/>
                <w:bottom w:val="none" w:sz="0" w:space="0" w:color="auto"/>
                <w:right w:val="none" w:sz="0" w:space="0" w:color="auto"/>
              </w:divBdr>
            </w:div>
            <w:div w:id="298002316">
              <w:marLeft w:val="0"/>
              <w:marRight w:val="0"/>
              <w:marTop w:val="0"/>
              <w:marBottom w:val="0"/>
              <w:divBdr>
                <w:top w:val="none" w:sz="0" w:space="0" w:color="auto"/>
                <w:left w:val="none" w:sz="0" w:space="0" w:color="auto"/>
                <w:bottom w:val="none" w:sz="0" w:space="0" w:color="auto"/>
                <w:right w:val="none" w:sz="0" w:space="0" w:color="auto"/>
              </w:divBdr>
            </w:div>
            <w:div w:id="890120149">
              <w:marLeft w:val="0"/>
              <w:marRight w:val="0"/>
              <w:marTop w:val="0"/>
              <w:marBottom w:val="0"/>
              <w:divBdr>
                <w:top w:val="none" w:sz="0" w:space="0" w:color="auto"/>
                <w:left w:val="none" w:sz="0" w:space="0" w:color="auto"/>
                <w:bottom w:val="none" w:sz="0" w:space="0" w:color="auto"/>
                <w:right w:val="none" w:sz="0" w:space="0" w:color="auto"/>
              </w:divBdr>
            </w:div>
            <w:div w:id="493228152">
              <w:marLeft w:val="0"/>
              <w:marRight w:val="0"/>
              <w:marTop w:val="0"/>
              <w:marBottom w:val="0"/>
              <w:divBdr>
                <w:top w:val="none" w:sz="0" w:space="0" w:color="auto"/>
                <w:left w:val="none" w:sz="0" w:space="0" w:color="auto"/>
                <w:bottom w:val="none" w:sz="0" w:space="0" w:color="auto"/>
                <w:right w:val="none" w:sz="0" w:space="0" w:color="auto"/>
              </w:divBdr>
            </w:div>
            <w:div w:id="1352534543">
              <w:marLeft w:val="0"/>
              <w:marRight w:val="0"/>
              <w:marTop w:val="0"/>
              <w:marBottom w:val="0"/>
              <w:divBdr>
                <w:top w:val="none" w:sz="0" w:space="0" w:color="auto"/>
                <w:left w:val="none" w:sz="0" w:space="0" w:color="auto"/>
                <w:bottom w:val="none" w:sz="0" w:space="0" w:color="auto"/>
                <w:right w:val="none" w:sz="0" w:space="0" w:color="auto"/>
              </w:divBdr>
            </w:div>
            <w:div w:id="1778865868">
              <w:marLeft w:val="0"/>
              <w:marRight w:val="0"/>
              <w:marTop w:val="0"/>
              <w:marBottom w:val="0"/>
              <w:divBdr>
                <w:top w:val="none" w:sz="0" w:space="0" w:color="auto"/>
                <w:left w:val="none" w:sz="0" w:space="0" w:color="auto"/>
                <w:bottom w:val="none" w:sz="0" w:space="0" w:color="auto"/>
                <w:right w:val="none" w:sz="0" w:space="0" w:color="auto"/>
              </w:divBdr>
            </w:div>
            <w:div w:id="1676151291">
              <w:marLeft w:val="0"/>
              <w:marRight w:val="0"/>
              <w:marTop w:val="0"/>
              <w:marBottom w:val="0"/>
              <w:divBdr>
                <w:top w:val="none" w:sz="0" w:space="0" w:color="auto"/>
                <w:left w:val="none" w:sz="0" w:space="0" w:color="auto"/>
                <w:bottom w:val="none" w:sz="0" w:space="0" w:color="auto"/>
                <w:right w:val="none" w:sz="0" w:space="0" w:color="auto"/>
              </w:divBdr>
            </w:div>
            <w:div w:id="15942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0892">
      <w:bodyDiv w:val="1"/>
      <w:marLeft w:val="0"/>
      <w:marRight w:val="0"/>
      <w:marTop w:val="0"/>
      <w:marBottom w:val="0"/>
      <w:divBdr>
        <w:top w:val="none" w:sz="0" w:space="0" w:color="auto"/>
        <w:left w:val="none" w:sz="0" w:space="0" w:color="auto"/>
        <w:bottom w:val="none" w:sz="0" w:space="0" w:color="auto"/>
        <w:right w:val="none" w:sz="0" w:space="0" w:color="auto"/>
      </w:divBdr>
      <w:divsChild>
        <w:div w:id="345912328">
          <w:marLeft w:val="0"/>
          <w:marRight w:val="0"/>
          <w:marTop w:val="0"/>
          <w:marBottom w:val="0"/>
          <w:divBdr>
            <w:top w:val="single" w:sz="2" w:space="0" w:color="auto"/>
            <w:left w:val="single" w:sz="2" w:space="0" w:color="auto"/>
            <w:bottom w:val="single" w:sz="2" w:space="0" w:color="auto"/>
            <w:right w:val="single" w:sz="2" w:space="0" w:color="auto"/>
          </w:divBdr>
        </w:div>
        <w:div w:id="665211915">
          <w:marLeft w:val="0"/>
          <w:marRight w:val="0"/>
          <w:marTop w:val="0"/>
          <w:marBottom w:val="0"/>
          <w:divBdr>
            <w:top w:val="single" w:sz="2" w:space="0" w:color="auto"/>
            <w:left w:val="single" w:sz="2" w:space="0" w:color="auto"/>
            <w:bottom w:val="single" w:sz="2" w:space="0" w:color="auto"/>
            <w:right w:val="single" w:sz="2" w:space="0" w:color="auto"/>
          </w:divBdr>
        </w:div>
      </w:divsChild>
    </w:div>
    <w:div w:id="134625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7</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46</cp:revision>
  <dcterms:created xsi:type="dcterms:W3CDTF">2025-10-14T12:18:00Z</dcterms:created>
  <dcterms:modified xsi:type="dcterms:W3CDTF">2025-10-31T09:17:00Z</dcterms:modified>
</cp:coreProperties>
</file>